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C049" w14:textId="77777777" w:rsidR="00EA70DD" w:rsidRPr="00CB0BBF" w:rsidRDefault="00A42C0E">
      <w:pPr>
        <w:rPr>
          <w:rFonts w:ascii="Times New Roman" w:hAnsi="Times New Roman"/>
          <w:sz w:val="30"/>
          <w:szCs w:val="30"/>
          <w:lang w:eastAsia="zh-CN"/>
        </w:rPr>
      </w:pPr>
      <w:bookmarkStart w:id="0" w:name="_Toc68267751"/>
      <w:r w:rsidRPr="00CB0BBF">
        <w:rPr>
          <w:rFonts w:ascii="Times New Roman" w:hAnsi="Times New Roman"/>
          <w:noProof/>
          <w:lang w:eastAsia="zh-CN"/>
        </w:rPr>
        <w:drawing>
          <wp:inline distT="0" distB="0" distL="0" distR="0" wp14:anchorId="113A6E0F" wp14:editId="099D00C1">
            <wp:extent cx="1798320" cy="539115"/>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8320" cy="539374"/>
                    </a:xfrm>
                    <a:prstGeom prst="rect">
                      <a:avLst/>
                    </a:prstGeom>
                    <a:noFill/>
                    <a:ln w="9525">
                      <a:noFill/>
                      <a:miter lim="800000"/>
                      <a:headEnd/>
                      <a:tailEnd/>
                    </a:ln>
                  </pic:spPr>
                </pic:pic>
              </a:graphicData>
            </a:graphic>
          </wp:inline>
        </w:drawing>
      </w:r>
      <w:bookmarkEnd w:id="0"/>
    </w:p>
    <w:p w14:paraId="689792C0" w14:textId="77777777" w:rsidR="00EA70DD" w:rsidRPr="00CB0BBF" w:rsidRDefault="00EA70DD">
      <w:pPr>
        <w:widowControl w:val="0"/>
        <w:jc w:val="center"/>
        <w:rPr>
          <w:rFonts w:ascii="Times New Roman" w:hAnsi="Times New Roman"/>
          <w:b/>
          <w:sz w:val="30"/>
          <w:szCs w:val="30"/>
          <w:lang w:eastAsia="zh-CN"/>
        </w:rPr>
      </w:pPr>
    </w:p>
    <w:p w14:paraId="19E5AE9D" w14:textId="77777777" w:rsidR="00EA70DD" w:rsidRPr="00CB0BBF" w:rsidRDefault="00A42C0E">
      <w:pPr>
        <w:widowControl w:val="0"/>
        <w:jc w:val="center"/>
        <w:rPr>
          <w:rFonts w:ascii="Times New Roman" w:hAnsi="Times New Roman"/>
          <w:b/>
          <w:sz w:val="32"/>
          <w:szCs w:val="32"/>
          <w:lang w:eastAsia="zh-CN"/>
        </w:rPr>
      </w:pPr>
      <w:r w:rsidRPr="00CB0BBF">
        <w:rPr>
          <w:rFonts w:ascii="Times New Roman" w:hAnsi="Times New Roman"/>
          <w:b/>
          <w:sz w:val="32"/>
          <w:szCs w:val="32"/>
          <w:lang w:eastAsia="zh-CN"/>
        </w:rPr>
        <w:t>试验方案</w:t>
      </w:r>
    </w:p>
    <w:p w14:paraId="1B686EDD" w14:textId="77777777" w:rsidR="00EA70DD" w:rsidRPr="00CB0BBF" w:rsidRDefault="00EA70DD">
      <w:pPr>
        <w:widowControl w:val="0"/>
        <w:rPr>
          <w:rFonts w:ascii="Times New Roman" w:hAnsi="Times New Roman"/>
          <w:sz w:val="24"/>
          <w:szCs w:val="24"/>
          <w:lang w:eastAsia="zh-CN"/>
        </w:rPr>
      </w:pPr>
    </w:p>
    <w:p w14:paraId="1071E61C" w14:textId="77777777" w:rsidR="00EA70DD" w:rsidRPr="00CB0BBF" w:rsidRDefault="00EA70DD">
      <w:pPr>
        <w:widowControl w:val="0"/>
        <w:rPr>
          <w:rFonts w:ascii="Times New Roman" w:hAnsi="Times New Roman"/>
          <w:sz w:val="24"/>
          <w:szCs w:val="24"/>
          <w:lang w:eastAsia="zh-CN"/>
        </w:rPr>
      </w:pPr>
    </w:p>
    <w:p w14:paraId="7C958122" w14:textId="77777777" w:rsidR="00EA70DD" w:rsidRPr="00CB0BBF" w:rsidRDefault="00EA70DD">
      <w:pPr>
        <w:widowControl w:val="0"/>
        <w:rPr>
          <w:rFonts w:ascii="Times New Roman" w:hAnsi="Times New Roman"/>
          <w:sz w:val="24"/>
          <w:szCs w:val="24"/>
          <w:lang w:eastAsia="zh-CN"/>
        </w:rPr>
      </w:pPr>
    </w:p>
    <w:p w14:paraId="0E87E1B4" w14:textId="77777777" w:rsidR="00EA70DD" w:rsidRPr="00CB0BBF" w:rsidRDefault="00EA70DD">
      <w:pPr>
        <w:widowControl w:val="0"/>
        <w:tabs>
          <w:tab w:val="left" w:pos="2880"/>
        </w:tabs>
        <w:autoSpaceDE w:val="0"/>
        <w:autoSpaceDN w:val="0"/>
        <w:adjustRightInd w:val="0"/>
        <w:ind w:left="2868" w:hangingChars="1195" w:hanging="2868"/>
        <w:jc w:val="both"/>
        <w:rPr>
          <w:rFonts w:ascii="Times New Roman" w:hAnsi="Times New Roman"/>
          <w:sz w:val="24"/>
          <w:szCs w:val="24"/>
          <w:lang w:eastAsia="zh-CN"/>
        </w:rPr>
      </w:pPr>
    </w:p>
    <w:p w14:paraId="0DEA5CAF" w14:textId="3DD2B925" w:rsidR="00EA70DD" w:rsidRPr="00CB0BBF" w:rsidRDefault="00A42C0E">
      <w:pPr>
        <w:widowControl w:val="0"/>
        <w:tabs>
          <w:tab w:val="left" w:pos="2639"/>
        </w:tabs>
        <w:autoSpaceDE w:val="0"/>
        <w:autoSpaceDN w:val="0"/>
        <w:adjustRightInd w:val="0"/>
        <w:spacing w:line="360" w:lineRule="auto"/>
        <w:ind w:left="2549" w:hangingChars="1058" w:hanging="2549"/>
        <w:jc w:val="both"/>
        <w:rPr>
          <w:rFonts w:ascii="Times New Roman" w:hAnsi="Times New Roman"/>
          <w:sz w:val="24"/>
          <w:szCs w:val="24"/>
          <w:lang w:eastAsia="zh-CN"/>
        </w:rPr>
      </w:pPr>
      <w:r w:rsidRPr="00CB0BBF">
        <w:rPr>
          <w:rFonts w:ascii="Times New Roman" w:hAnsi="Times New Roman"/>
          <w:b/>
          <w:sz w:val="24"/>
          <w:szCs w:val="24"/>
          <w:lang w:eastAsia="zh-CN"/>
        </w:rPr>
        <w:t>试验名称：</w:t>
      </w:r>
      <w:r w:rsidRPr="00CB0BBF">
        <w:rPr>
          <w:rFonts w:ascii="Times New Roman" w:hAnsi="Times New Roman"/>
          <w:sz w:val="24"/>
          <w:szCs w:val="24"/>
          <w:lang w:eastAsia="zh-CN"/>
        </w:rPr>
        <w:tab/>
      </w:r>
      <w:r w:rsidRPr="00CB0BBF">
        <w:rPr>
          <w:rFonts w:ascii="Times New Roman" w:hAnsi="Times New Roman"/>
          <w:sz w:val="24"/>
          <w:szCs w:val="24"/>
          <w:lang w:eastAsia="zh-CN"/>
        </w:rPr>
        <w:t>豚鼠注射给予</w:t>
      </w:r>
      <w:r w:rsidR="003205D9" w:rsidRPr="00C16F26">
        <w:rPr>
          <w:rFonts w:ascii="Times New Roman" w:hAnsi="Times New Roman"/>
          <w:color w:val="000000"/>
          <w:sz w:val="24"/>
          <w:szCs w:val="24"/>
          <w:lang w:eastAsia="zh-CN"/>
        </w:rPr>
        <w:t>RF0125008</w:t>
      </w:r>
      <w:r w:rsidRPr="00CB0BBF">
        <w:rPr>
          <w:rFonts w:ascii="Times New Roman" w:hAnsi="Times New Roman"/>
          <w:sz w:val="24"/>
          <w:szCs w:val="24"/>
          <w:lang w:eastAsia="zh-CN"/>
        </w:rPr>
        <w:t>主动</w:t>
      </w:r>
      <w:r w:rsidR="009004F7" w:rsidRPr="00CB0BBF">
        <w:rPr>
          <w:rFonts w:ascii="Times New Roman" w:hAnsi="Times New Roman"/>
          <w:sz w:val="24"/>
          <w:szCs w:val="24"/>
          <w:lang w:eastAsia="zh-CN"/>
        </w:rPr>
        <w:t>全身</w:t>
      </w:r>
      <w:r w:rsidRPr="00CB0BBF">
        <w:rPr>
          <w:rFonts w:ascii="Times New Roman" w:hAnsi="Times New Roman"/>
          <w:sz w:val="24"/>
          <w:szCs w:val="24"/>
          <w:lang w:eastAsia="zh-CN"/>
        </w:rPr>
        <w:t>过敏试验</w:t>
      </w:r>
    </w:p>
    <w:p w14:paraId="72F25214" w14:textId="77777777" w:rsidR="00EA70DD" w:rsidRPr="00CB0BBF" w:rsidRDefault="00EA70DD">
      <w:pPr>
        <w:widowControl w:val="0"/>
        <w:tabs>
          <w:tab w:val="left" w:pos="2880"/>
        </w:tabs>
        <w:rPr>
          <w:rFonts w:ascii="Times New Roman" w:hAnsi="Times New Roman"/>
          <w:sz w:val="24"/>
          <w:szCs w:val="24"/>
          <w:lang w:eastAsia="zh-CN"/>
        </w:rPr>
      </w:pPr>
    </w:p>
    <w:p w14:paraId="5543C56C" w14:textId="77777777" w:rsidR="00EA70DD" w:rsidRPr="00035D01" w:rsidRDefault="00EA70DD">
      <w:pPr>
        <w:widowControl w:val="0"/>
        <w:tabs>
          <w:tab w:val="left" w:pos="2880"/>
        </w:tabs>
        <w:rPr>
          <w:rFonts w:ascii="Times New Roman" w:hAnsi="Times New Roman"/>
          <w:sz w:val="24"/>
          <w:szCs w:val="24"/>
          <w:lang w:eastAsia="zh-CN"/>
        </w:rPr>
      </w:pPr>
    </w:p>
    <w:p w14:paraId="23F99953" w14:textId="77777777" w:rsidR="00EA70DD" w:rsidRPr="00CB0BBF" w:rsidRDefault="00EA70DD">
      <w:pPr>
        <w:widowControl w:val="0"/>
        <w:tabs>
          <w:tab w:val="left" w:pos="2880"/>
        </w:tabs>
        <w:rPr>
          <w:rFonts w:ascii="Times New Roman" w:hAnsi="Times New Roman"/>
          <w:sz w:val="24"/>
          <w:szCs w:val="24"/>
          <w:lang w:eastAsia="zh-CN"/>
        </w:rPr>
      </w:pPr>
    </w:p>
    <w:p w14:paraId="397BDDDE" w14:textId="77777777" w:rsidR="00EA70DD" w:rsidRPr="00CB0BBF" w:rsidRDefault="00EA70DD">
      <w:pPr>
        <w:widowControl w:val="0"/>
        <w:tabs>
          <w:tab w:val="left" w:pos="2880"/>
        </w:tabs>
        <w:rPr>
          <w:rFonts w:ascii="Times New Roman" w:hAnsi="Times New Roman"/>
          <w:sz w:val="24"/>
          <w:szCs w:val="24"/>
          <w:lang w:eastAsia="zh-CN"/>
        </w:rPr>
      </w:pPr>
    </w:p>
    <w:p w14:paraId="5FFB69E2" w14:textId="16CC9B28" w:rsidR="00EA70DD" w:rsidRPr="00CB0BBF" w:rsidRDefault="00A42C0E">
      <w:pPr>
        <w:widowControl w:val="0"/>
        <w:tabs>
          <w:tab w:val="left" w:pos="2639"/>
        </w:tabs>
        <w:autoSpaceDE w:val="0"/>
        <w:autoSpaceDN w:val="0"/>
        <w:adjustRightInd w:val="0"/>
        <w:ind w:left="2879" w:hangingChars="1195" w:hanging="2879"/>
        <w:jc w:val="both"/>
        <w:rPr>
          <w:rFonts w:ascii="Times New Roman" w:hAnsi="Times New Roman"/>
          <w:b/>
          <w:sz w:val="24"/>
          <w:szCs w:val="24"/>
          <w:lang w:eastAsia="zh-CN"/>
        </w:rPr>
      </w:pPr>
      <w:r w:rsidRPr="00CB0BBF">
        <w:rPr>
          <w:rFonts w:ascii="Times New Roman" w:hAnsi="Times New Roman"/>
          <w:b/>
          <w:sz w:val="24"/>
          <w:szCs w:val="24"/>
          <w:lang w:eastAsia="zh-CN"/>
        </w:rPr>
        <w:t>试验编号：</w:t>
      </w:r>
      <w:r w:rsidRPr="00CB0BBF">
        <w:rPr>
          <w:rFonts w:ascii="Times New Roman" w:hAnsi="Times New Roman"/>
          <w:b/>
          <w:sz w:val="24"/>
          <w:szCs w:val="24"/>
          <w:lang w:eastAsia="zh-CN"/>
        </w:rPr>
        <w:tab/>
      </w:r>
      <w:r w:rsidR="003205D9" w:rsidRPr="00C16F26">
        <w:rPr>
          <w:rFonts w:ascii="Times New Roman" w:hAnsi="Times New Roman"/>
          <w:sz w:val="24"/>
          <w:szCs w:val="24"/>
          <w:lang w:eastAsia="zh-CN"/>
        </w:rPr>
        <w:t>NN25167</w:t>
      </w:r>
      <w:r w:rsidR="001B0049">
        <w:rPr>
          <w:rFonts w:ascii="Times New Roman" w:hAnsi="Times New Roman"/>
          <w:sz w:val="24"/>
          <w:szCs w:val="24"/>
          <w:lang w:eastAsia="zh-CN"/>
        </w:rPr>
        <w:t>HY01</w:t>
      </w:r>
    </w:p>
    <w:p w14:paraId="4B19F3F1" w14:textId="77777777" w:rsidR="00EA70DD" w:rsidRPr="00CB0BBF" w:rsidRDefault="00EA70DD">
      <w:pPr>
        <w:widowControl w:val="0"/>
        <w:rPr>
          <w:rFonts w:ascii="Times New Roman" w:hAnsi="Times New Roman"/>
          <w:sz w:val="24"/>
          <w:szCs w:val="24"/>
          <w:lang w:eastAsia="zh-CN"/>
        </w:rPr>
      </w:pPr>
    </w:p>
    <w:p w14:paraId="3DB05385" w14:textId="77777777" w:rsidR="00EA70DD" w:rsidRPr="00CB0BBF" w:rsidRDefault="00EA70DD">
      <w:pPr>
        <w:widowControl w:val="0"/>
        <w:rPr>
          <w:rFonts w:ascii="Times New Roman" w:hAnsi="Times New Roman"/>
          <w:sz w:val="24"/>
          <w:szCs w:val="24"/>
          <w:lang w:eastAsia="zh-CN"/>
        </w:rPr>
      </w:pPr>
    </w:p>
    <w:p w14:paraId="3080EF88" w14:textId="77777777" w:rsidR="00EA70DD" w:rsidRPr="00CB0BBF" w:rsidRDefault="00EA70DD">
      <w:pPr>
        <w:widowControl w:val="0"/>
        <w:rPr>
          <w:rFonts w:ascii="Times New Roman" w:hAnsi="Times New Roman"/>
          <w:sz w:val="24"/>
          <w:szCs w:val="24"/>
          <w:lang w:eastAsia="zh-CN"/>
        </w:rPr>
      </w:pPr>
    </w:p>
    <w:p w14:paraId="5D72028E" w14:textId="77777777" w:rsidR="00EA70DD" w:rsidRPr="00CB0BBF" w:rsidRDefault="00EA70DD">
      <w:pPr>
        <w:widowControl w:val="0"/>
        <w:tabs>
          <w:tab w:val="left" w:pos="2880"/>
        </w:tabs>
        <w:rPr>
          <w:rFonts w:ascii="Times New Roman" w:hAnsi="Times New Roman"/>
          <w:b/>
          <w:caps/>
          <w:sz w:val="24"/>
          <w:szCs w:val="24"/>
          <w:lang w:eastAsia="zh-CN"/>
        </w:rPr>
      </w:pPr>
    </w:p>
    <w:p w14:paraId="79D8ECBB" w14:textId="7521F946" w:rsidR="00EA70DD" w:rsidRPr="00CB0BBF" w:rsidRDefault="00A42C0E">
      <w:pPr>
        <w:widowControl w:val="0"/>
        <w:tabs>
          <w:tab w:val="left" w:pos="2639"/>
        </w:tabs>
        <w:autoSpaceDE w:val="0"/>
        <w:autoSpaceDN w:val="0"/>
        <w:adjustRightInd w:val="0"/>
        <w:ind w:left="2879" w:hangingChars="1195" w:hanging="2879"/>
        <w:jc w:val="both"/>
        <w:rPr>
          <w:rFonts w:ascii="Times New Roman" w:hAnsi="Times New Roman"/>
          <w:b/>
          <w:sz w:val="24"/>
          <w:szCs w:val="24"/>
          <w:lang w:eastAsia="zh-CN"/>
        </w:rPr>
      </w:pPr>
      <w:r w:rsidRPr="00CB0BBF">
        <w:rPr>
          <w:rFonts w:ascii="Times New Roman" w:hAnsi="Times New Roman"/>
          <w:b/>
          <w:sz w:val="24"/>
          <w:szCs w:val="24"/>
          <w:lang w:eastAsia="zh-CN"/>
        </w:rPr>
        <w:t>专题负责人：</w:t>
      </w:r>
      <w:r w:rsidRPr="00CB0BBF">
        <w:rPr>
          <w:rFonts w:ascii="Times New Roman" w:hAnsi="Times New Roman"/>
          <w:b/>
          <w:sz w:val="24"/>
          <w:szCs w:val="24"/>
          <w:lang w:eastAsia="zh-CN"/>
        </w:rPr>
        <w:tab/>
      </w:r>
      <w:r w:rsidR="001B0049">
        <w:rPr>
          <w:rFonts w:ascii="Times New Roman" w:hAnsi="Times New Roman"/>
          <w:sz w:val="24"/>
          <w:szCs w:val="24"/>
          <w:lang w:eastAsia="zh-CN"/>
        </w:rPr>
        <w:t>郭景旭</w:t>
      </w:r>
      <w:r w:rsidR="001B0049">
        <w:rPr>
          <w:rFonts w:ascii="Times New Roman" w:hAnsi="Times New Roman" w:hint="eastAsia"/>
          <w:sz w:val="24"/>
          <w:szCs w:val="24"/>
          <w:lang w:eastAsia="zh-CN"/>
        </w:rPr>
        <w:t>，</w:t>
      </w:r>
      <w:r w:rsidR="001B0049">
        <w:rPr>
          <w:rFonts w:ascii="Times New Roman" w:hAnsi="Times New Roman" w:hint="eastAsia"/>
          <w:sz w:val="24"/>
          <w:szCs w:val="24"/>
          <w:lang w:eastAsia="zh-CN"/>
        </w:rPr>
        <w:t>M.S.</w:t>
      </w:r>
    </w:p>
    <w:p w14:paraId="11FEB866" w14:textId="77777777" w:rsidR="00EA70DD" w:rsidRPr="00CB0BBF" w:rsidRDefault="00EA70DD">
      <w:pPr>
        <w:widowControl w:val="0"/>
        <w:rPr>
          <w:rFonts w:ascii="Times New Roman" w:hAnsi="Times New Roman"/>
          <w:sz w:val="24"/>
          <w:szCs w:val="24"/>
          <w:lang w:eastAsia="zh-CN"/>
        </w:rPr>
      </w:pPr>
    </w:p>
    <w:p w14:paraId="73F4DB45" w14:textId="77777777" w:rsidR="00EA70DD" w:rsidRPr="00CB0BBF" w:rsidRDefault="00EA70DD">
      <w:pPr>
        <w:widowControl w:val="0"/>
        <w:rPr>
          <w:rFonts w:ascii="Times New Roman" w:hAnsi="Times New Roman"/>
          <w:sz w:val="24"/>
          <w:szCs w:val="24"/>
          <w:lang w:eastAsia="zh-CN"/>
        </w:rPr>
      </w:pPr>
    </w:p>
    <w:p w14:paraId="138CEB71" w14:textId="77777777" w:rsidR="00EA70DD" w:rsidRPr="00CB0BBF" w:rsidRDefault="00EA70DD">
      <w:pPr>
        <w:widowControl w:val="0"/>
        <w:rPr>
          <w:rFonts w:ascii="Times New Roman" w:hAnsi="Times New Roman"/>
          <w:sz w:val="24"/>
          <w:szCs w:val="24"/>
          <w:lang w:eastAsia="zh-CN"/>
        </w:rPr>
      </w:pPr>
    </w:p>
    <w:p w14:paraId="20310DD1" w14:textId="77777777" w:rsidR="00EA70DD" w:rsidRPr="00CB0BBF" w:rsidRDefault="00EA70DD">
      <w:pPr>
        <w:widowControl w:val="0"/>
        <w:rPr>
          <w:rFonts w:ascii="Times New Roman" w:hAnsi="Times New Roman"/>
          <w:sz w:val="24"/>
          <w:szCs w:val="24"/>
          <w:lang w:eastAsia="zh-CN"/>
        </w:rPr>
      </w:pPr>
    </w:p>
    <w:p w14:paraId="14EBD482" w14:textId="7F27F6BD" w:rsidR="00EA70DD" w:rsidRPr="00CB0BBF" w:rsidRDefault="00A42C0E">
      <w:pPr>
        <w:spacing w:line="360" w:lineRule="auto"/>
        <w:ind w:leftChars="13" w:left="2643" w:hangingChars="1085" w:hanging="2614"/>
        <w:rPr>
          <w:rFonts w:ascii="Times New Roman" w:eastAsiaTheme="minorEastAsia" w:hAnsi="Times New Roman"/>
          <w:sz w:val="24"/>
          <w:szCs w:val="24"/>
          <w:lang w:eastAsia="zh-CN"/>
        </w:rPr>
      </w:pPr>
      <w:r w:rsidRPr="00CB0BBF">
        <w:rPr>
          <w:rFonts w:ascii="Times New Roman" w:hAnsi="Times New Roman"/>
          <w:b/>
          <w:sz w:val="24"/>
          <w:szCs w:val="24"/>
          <w:lang w:eastAsia="zh-CN"/>
        </w:rPr>
        <w:t>委托方：</w:t>
      </w:r>
      <w:r w:rsidRPr="00CB0BBF">
        <w:rPr>
          <w:rFonts w:ascii="Times New Roman" w:hAnsi="Times New Roman"/>
          <w:b/>
          <w:sz w:val="24"/>
          <w:szCs w:val="24"/>
          <w:lang w:eastAsia="zh-CN"/>
        </w:rPr>
        <w:tab/>
      </w:r>
      <w:r w:rsidR="003205D9">
        <w:rPr>
          <w:rFonts w:ascii="Times New Roman" w:hAnsi="Times New Roman" w:hint="eastAsia"/>
          <w:sz w:val="24"/>
          <w:szCs w:val="24"/>
          <w:lang w:eastAsia="zh-TW"/>
        </w:rPr>
        <w:t>宜昌人福药业有限责任公司</w:t>
      </w:r>
    </w:p>
    <w:p w14:paraId="364440F1" w14:textId="7C898156" w:rsidR="00EA70DD" w:rsidRPr="00CB0BBF" w:rsidRDefault="00A42C0E">
      <w:pPr>
        <w:spacing w:line="420" w:lineRule="auto"/>
        <w:ind w:leftChars="13" w:left="2633" w:hangingChars="1085" w:hanging="2604"/>
        <w:rPr>
          <w:rFonts w:ascii="Times New Roman" w:eastAsiaTheme="minorEastAsia" w:hAnsi="Times New Roman"/>
          <w:b/>
          <w:sz w:val="24"/>
          <w:szCs w:val="24"/>
          <w:lang w:eastAsia="zh-CN"/>
        </w:rPr>
      </w:pPr>
      <w:r w:rsidRPr="00CB0BBF">
        <w:rPr>
          <w:rFonts w:ascii="Times New Roman" w:eastAsiaTheme="minorEastAsia" w:hAnsi="Times New Roman"/>
          <w:b/>
          <w:sz w:val="24"/>
          <w:szCs w:val="24"/>
          <w:lang w:eastAsia="zh-CN"/>
        </w:rPr>
        <w:tab/>
      </w:r>
      <w:r w:rsidR="003205D9">
        <w:rPr>
          <w:rFonts w:ascii="Times New Roman" w:hAnsi="Times New Roman" w:hint="eastAsia"/>
          <w:sz w:val="24"/>
          <w:szCs w:val="24"/>
          <w:lang w:eastAsia="zh-CN"/>
        </w:rPr>
        <w:t>湖北省宜昌开发区大连路</w:t>
      </w:r>
      <w:r w:rsidR="003205D9">
        <w:rPr>
          <w:rFonts w:ascii="Times New Roman" w:hAnsi="Times New Roman"/>
          <w:sz w:val="24"/>
          <w:szCs w:val="24"/>
          <w:lang w:eastAsia="zh-CN"/>
        </w:rPr>
        <w:t>19</w:t>
      </w:r>
      <w:r w:rsidR="003205D9">
        <w:rPr>
          <w:rFonts w:ascii="Times New Roman" w:hAnsi="Times New Roman" w:hint="eastAsia"/>
          <w:sz w:val="24"/>
          <w:szCs w:val="24"/>
          <w:lang w:eastAsia="zh-CN"/>
        </w:rPr>
        <w:t>号</w:t>
      </w:r>
    </w:p>
    <w:p w14:paraId="737C1C7D" w14:textId="77777777" w:rsidR="00EA70DD" w:rsidRPr="00CB0BBF" w:rsidRDefault="00EA70DD">
      <w:pPr>
        <w:widowControl w:val="0"/>
        <w:rPr>
          <w:rFonts w:ascii="Times New Roman" w:hAnsi="Times New Roman"/>
          <w:sz w:val="24"/>
          <w:szCs w:val="24"/>
          <w:lang w:eastAsia="zh-CN"/>
        </w:rPr>
      </w:pPr>
    </w:p>
    <w:p w14:paraId="7B5DD76D" w14:textId="77777777" w:rsidR="00EA70DD" w:rsidRPr="00CB0BBF" w:rsidRDefault="00EA70DD">
      <w:pPr>
        <w:widowControl w:val="0"/>
        <w:rPr>
          <w:rFonts w:ascii="Times New Roman" w:hAnsi="Times New Roman"/>
          <w:sz w:val="24"/>
          <w:szCs w:val="24"/>
          <w:lang w:eastAsia="zh-CN"/>
        </w:rPr>
      </w:pPr>
    </w:p>
    <w:p w14:paraId="5A1E5FB7" w14:textId="77777777" w:rsidR="00EA70DD" w:rsidRPr="00CB0BBF" w:rsidRDefault="00EA70DD">
      <w:pPr>
        <w:widowControl w:val="0"/>
        <w:rPr>
          <w:rFonts w:ascii="Times New Roman" w:hAnsi="Times New Roman"/>
          <w:sz w:val="24"/>
          <w:szCs w:val="24"/>
          <w:lang w:eastAsia="zh-CN"/>
        </w:rPr>
      </w:pPr>
    </w:p>
    <w:p w14:paraId="5A4AD7B4" w14:textId="5C3A470D" w:rsidR="00EA70DD" w:rsidRPr="00CB0BBF" w:rsidRDefault="00A42C0E">
      <w:pPr>
        <w:widowControl w:val="0"/>
        <w:tabs>
          <w:tab w:val="left" w:pos="2639"/>
        </w:tabs>
        <w:autoSpaceDE w:val="0"/>
        <w:autoSpaceDN w:val="0"/>
        <w:adjustRightInd w:val="0"/>
        <w:ind w:left="2879" w:hangingChars="1195" w:hanging="2879"/>
        <w:jc w:val="both"/>
        <w:rPr>
          <w:rFonts w:ascii="Times New Roman" w:hAnsi="Times New Roman"/>
          <w:b/>
          <w:sz w:val="24"/>
          <w:szCs w:val="24"/>
          <w:lang w:eastAsia="zh-CN"/>
        </w:rPr>
      </w:pPr>
      <w:r w:rsidRPr="00CB0BBF">
        <w:rPr>
          <w:rFonts w:ascii="Times New Roman" w:hAnsi="Times New Roman"/>
          <w:b/>
          <w:sz w:val="24"/>
          <w:szCs w:val="24"/>
          <w:lang w:eastAsia="zh-CN"/>
        </w:rPr>
        <w:t>委托方负责人：</w:t>
      </w:r>
      <w:r w:rsidRPr="00CB0BBF">
        <w:rPr>
          <w:rFonts w:ascii="Times New Roman" w:hAnsi="Times New Roman"/>
          <w:b/>
          <w:sz w:val="24"/>
          <w:szCs w:val="24"/>
          <w:lang w:eastAsia="zh-CN"/>
        </w:rPr>
        <w:tab/>
      </w:r>
      <w:r w:rsidR="003205D9">
        <w:rPr>
          <w:rFonts w:ascii="Times New Roman" w:hAnsi="Times New Roman" w:hint="eastAsia"/>
          <w:sz w:val="24"/>
          <w:szCs w:val="24"/>
          <w:lang w:eastAsia="zh-CN"/>
        </w:rPr>
        <w:t>李小妹</w:t>
      </w:r>
    </w:p>
    <w:p w14:paraId="044207A2" w14:textId="77777777" w:rsidR="00EA70DD" w:rsidRPr="00CB0BBF" w:rsidRDefault="00EA70DD">
      <w:pPr>
        <w:widowControl w:val="0"/>
        <w:rPr>
          <w:rFonts w:ascii="Times New Roman" w:hAnsi="Times New Roman"/>
          <w:sz w:val="24"/>
          <w:szCs w:val="24"/>
          <w:lang w:eastAsia="zh-CN"/>
        </w:rPr>
      </w:pPr>
    </w:p>
    <w:p w14:paraId="742B9343" w14:textId="77777777" w:rsidR="00EA70DD" w:rsidRPr="00CB0BBF" w:rsidRDefault="00EA70DD">
      <w:pPr>
        <w:widowControl w:val="0"/>
        <w:rPr>
          <w:rFonts w:ascii="Times New Roman" w:hAnsi="Times New Roman"/>
          <w:sz w:val="24"/>
          <w:szCs w:val="24"/>
          <w:lang w:eastAsia="zh-CN"/>
        </w:rPr>
      </w:pPr>
    </w:p>
    <w:p w14:paraId="46BD6122" w14:textId="77777777" w:rsidR="00EA70DD" w:rsidRPr="00CB0BBF" w:rsidRDefault="00EA70DD">
      <w:pPr>
        <w:widowControl w:val="0"/>
        <w:rPr>
          <w:rFonts w:ascii="Times New Roman" w:hAnsi="Times New Roman"/>
          <w:sz w:val="24"/>
          <w:szCs w:val="24"/>
          <w:lang w:eastAsia="zh-CN"/>
        </w:rPr>
      </w:pPr>
    </w:p>
    <w:p w14:paraId="6A442F7D" w14:textId="77777777" w:rsidR="00EA70DD" w:rsidRPr="00CB0BBF" w:rsidRDefault="00EA70DD">
      <w:pPr>
        <w:widowControl w:val="0"/>
        <w:rPr>
          <w:rFonts w:ascii="Times New Roman" w:hAnsi="Times New Roman"/>
          <w:sz w:val="24"/>
          <w:szCs w:val="24"/>
          <w:lang w:eastAsia="zh-CN"/>
        </w:rPr>
      </w:pPr>
    </w:p>
    <w:p w14:paraId="54DEBBF4" w14:textId="77777777" w:rsidR="00EA70DD" w:rsidRPr="00CB0BBF" w:rsidRDefault="00A42C0E">
      <w:pPr>
        <w:widowControl w:val="0"/>
        <w:tabs>
          <w:tab w:val="left" w:pos="2639"/>
        </w:tabs>
        <w:adjustRightInd w:val="0"/>
        <w:snapToGrid w:val="0"/>
        <w:spacing w:line="360" w:lineRule="auto"/>
        <w:jc w:val="both"/>
        <w:rPr>
          <w:rFonts w:ascii="Times New Roman" w:hAnsi="Times New Roman"/>
          <w:sz w:val="24"/>
          <w:szCs w:val="24"/>
          <w:lang w:eastAsia="zh-CN"/>
        </w:rPr>
      </w:pPr>
      <w:r w:rsidRPr="00CB0BBF">
        <w:rPr>
          <w:rFonts w:ascii="Times New Roman" w:hAnsi="Times New Roman"/>
          <w:b/>
          <w:sz w:val="24"/>
          <w:szCs w:val="24"/>
          <w:lang w:eastAsia="zh-CN"/>
        </w:rPr>
        <w:t>试验机构：</w:t>
      </w:r>
      <w:r w:rsidRPr="00CB0BBF">
        <w:rPr>
          <w:rFonts w:ascii="Times New Roman" w:hAnsi="Times New Roman"/>
          <w:b/>
          <w:sz w:val="24"/>
          <w:szCs w:val="24"/>
          <w:lang w:eastAsia="zh-TW"/>
        </w:rPr>
        <w:tab/>
      </w:r>
      <w:r w:rsidRPr="00CB0BBF">
        <w:rPr>
          <w:rFonts w:ascii="Times New Roman" w:hAnsi="Times New Roman"/>
          <w:sz w:val="24"/>
          <w:szCs w:val="24"/>
          <w:lang w:eastAsia="zh-CN"/>
        </w:rPr>
        <w:t>益诺思生物技术南通有限公司</w:t>
      </w:r>
    </w:p>
    <w:p w14:paraId="7FDD6EE8" w14:textId="77777777" w:rsidR="00EA70DD" w:rsidRPr="00CB0BBF" w:rsidRDefault="00A42C0E">
      <w:pPr>
        <w:pStyle w:val="afd"/>
        <w:spacing w:line="360" w:lineRule="auto"/>
        <w:ind w:left="2460" w:firstLineChars="65" w:firstLine="156"/>
        <w:rPr>
          <w:rFonts w:ascii="Times New Roman" w:hAnsi="Times New Roman"/>
          <w:sz w:val="24"/>
          <w:szCs w:val="24"/>
          <w:lang w:eastAsia="zh-CN"/>
        </w:rPr>
      </w:pPr>
      <w:r w:rsidRPr="00CB0BBF">
        <w:rPr>
          <w:rFonts w:ascii="Times New Roman" w:hAnsi="Times New Roman"/>
          <w:sz w:val="24"/>
          <w:szCs w:val="24"/>
          <w:lang w:eastAsia="zh-CN"/>
        </w:rPr>
        <w:t>江苏省南通市海门区临江镇洞庭湖路</w:t>
      </w:r>
      <w:r w:rsidRPr="00CB0BBF">
        <w:rPr>
          <w:rFonts w:ascii="Times New Roman" w:hAnsi="Times New Roman"/>
          <w:sz w:val="24"/>
          <w:szCs w:val="24"/>
          <w:lang w:eastAsia="zh-CN"/>
        </w:rPr>
        <w:t>100</w:t>
      </w:r>
      <w:r w:rsidRPr="00CB0BBF">
        <w:rPr>
          <w:rFonts w:ascii="Times New Roman" w:hAnsi="Times New Roman"/>
          <w:sz w:val="24"/>
          <w:szCs w:val="24"/>
          <w:lang w:eastAsia="zh-CN"/>
        </w:rPr>
        <w:t>号</w:t>
      </w:r>
      <w:r w:rsidRPr="00CB0BBF">
        <w:rPr>
          <w:rFonts w:ascii="Times New Roman" w:hAnsi="Times New Roman"/>
          <w:sz w:val="24"/>
          <w:szCs w:val="24"/>
          <w:lang w:eastAsia="zh-CN"/>
        </w:rPr>
        <w:t>A18</w:t>
      </w:r>
      <w:r w:rsidRPr="00CB0BBF">
        <w:rPr>
          <w:rFonts w:ascii="Times New Roman" w:hAnsi="Times New Roman"/>
          <w:sz w:val="24"/>
          <w:szCs w:val="24"/>
          <w:lang w:eastAsia="zh-CN"/>
        </w:rPr>
        <w:t>楼</w:t>
      </w:r>
    </w:p>
    <w:p w14:paraId="6CF4B05E" w14:textId="77777777" w:rsidR="00EA70DD" w:rsidRPr="00CB0BBF" w:rsidRDefault="00EA70DD">
      <w:pPr>
        <w:pStyle w:val="afd"/>
        <w:spacing w:line="360" w:lineRule="auto"/>
        <w:ind w:left="2460" w:firstLineChars="100" w:firstLine="240"/>
        <w:rPr>
          <w:rFonts w:ascii="Times New Roman" w:eastAsiaTheme="minorEastAsia" w:hAnsi="Times New Roman"/>
          <w:sz w:val="24"/>
          <w:szCs w:val="24"/>
          <w:lang w:eastAsia="zh-CN"/>
        </w:rPr>
      </w:pPr>
    </w:p>
    <w:p w14:paraId="021EEA2F" w14:textId="77777777" w:rsidR="00EA70DD" w:rsidRPr="00CB0BBF" w:rsidRDefault="00EA70DD">
      <w:pPr>
        <w:widowControl w:val="0"/>
        <w:jc w:val="center"/>
        <w:rPr>
          <w:rFonts w:ascii="Times New Roman" w:hAnsi="Times New Roman"/>
          <w:b/>
          <w:sz w:val="28"/>
          <w:szCs w:val="28"/>
          <w:lang w:eastAsia="zh-CN"/>
        </w:rPr>
        <w:sectPr w:rsidR="00EA70DD" w:rsidRPr="00CB0BBF">
          <w:headerReference w:type="default" r:id="rId10"/>
          <w:footerReference w:type="default" r:id="rId11"/>
          <w:headerReference w:type="first" r:id="rId12"/>
          <w:pgSz w:w="11906" w:h="16838"/>
          <w:pgMar w:top="1418" w:right="1134" w:bottom="1134" w:left="1701" w:header="1134" w:footer="907" w:gutter="0"/>
          <w:cols w:space="425"/>
          <w:titlePg/>
          <w:docGrid w:type="lines" w:linePitch="312"/>
        </w:sectPr>
      </w:pPr>
    </w:p>
    <w:p w14:paraId="770AAD11" w14:textId="77777777" w:rsidR="00EA70DD" w:rsidRPr="00CB0BBF" w:rsidRDefault="00EA70DD" w:rsidP="0066279D">
      <w:pPr>
        <w:jc w:val="center"/>
        <w:rPr>
          <w:rFonts w:ascii="Times New Roman" w:hAnsi="Times New Roman"/>
          <w:b/>
          <w:sz w:val="28"/>
          <w:szCs w:val="28"/>
          <w:lang w:eastAsia="zh-CN"/>
        </w:rPr>
      </w:pPr>
    </w:p>
    <w:p w14:paraId="6F9E5485" w14:textId="77777777" w:rsidR="00EA70DD" w:rsidRDefault="00A42C0E" w:rsidP="0066279D">
      <w:pPr>
        <w:jc w:val="center"/>
        <w:rPr>
          <w:rFonts w:ascii="Times New Roman" w:hAnsi="Times New Roman"/>
          <w:b/>
          <w:sz w:val="28"/>
          <w:szCs w:val="28"/>
          <w:lang w:eastAsia="zh-CN"/>
        </w:rPr>
      </w:pPr>
      <w:r w:rsidRPr="00CB0BBF">
        <w:rPr>
          <w:rFonts w:ascii="Times New Roman" w:hAnsi="Times New Roman"/>
          <w:b/>
          <w:sz w:val="28"/>
          <w:szCs w:val="28"/>
          <w:lang w:eastAsia="zh-CN"/>
        </w:rPr>
        <w:t>签字页</w:t>
      </w:r>
    </w:p>
    <w:p w14:paraId="10E0E678" w14:textId="77777777" w:rsidR="0066279D" w:rsidRPr="00CB0BBF" w:rsidRDefault="0066279D" w:rsidP="0066279D">
      <w:pPr>
        <w:jc w:val="center"/>
        <w:rPr>
          <w:rFonts w:ascii="Times New Roman" w:hAnsi="Times New Roman"/>
          <w:b/>
          <w:sz w:val="28"/>
          <w:szCs w:val="28"/>
          <w:lang w:eastAsia="zh-CN"/>
        </w:rPr>
      </w:pPr>
    </w:p>
    <w:tbl>
      <w:tblPr>
        <w:tblW w:w="499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438"/>
        <w:gridCol w:w="2142"/>
        <w:gridCol w:w="4454"/>
      </w:tblGrid>
      <w:tr w:rsidR="00B43B89" w:rsidRPr="00CB0BBF" w14:paraId="02C8B836" w14:textId="77777777" w:rsidTr="00433CF6">
        <w:trPr>
          <w:trHeight w:val="1701"/>
          <w:jc w:val="center"/>
        </w:trPr>
        <w:tc>
          <w:tcPr>
            <w:tcW w:w="1349" w:type="pct"/>
            <w:vAlign w:val="center"/>
          </w:tcPr>
          <w:p w14:paraId="281D6017" w14:textId="77777777" w:rsidR="00B43B89" w:rsidRPr="00CB0BBF" w:rsidRDefault="00B43B89" w:rsidP="00433CF6">
            <w:pPr>
              <w:tabs>
                <w:tab w:val="left" w:pos="-1123"/>
                <w:tab w:val="left" w:pos="-720"/>
                <w:tab w:val="left" w:pos="0"/>
                <w:tab w:val="left" w:pos="5720"/>
                <w:tab w:val="left" w:pos="5795"/>
                <w:tab w:val="left" w:pos="6480"/>
                <w:tab w:val="left" w:pos="7200"/>
                <w:tab w:val="left" w:pos="7920"/>
                <w:tab w:val="left" w:pos="8640"/>
                <w:tab w:val="left" w:pos="9270"/>
              </w:tabs>
              <w:jc w:val="center"/>
              <w:rPr>
                <w:rFonts w:ascii="Times New Roman" w:hAnsi="Times New Roman"/>
                <w:b/>
                <w:bCs/>
                <w:color w:val="000000"/>
              </w:rPr>
            </w:pPr>
            <w:r w:rsidRPr="00CB0BBF">
              <w:rPr>
                <w:rFonts w:ascii="Times New Roman" w:hAnsi="Times New Roman"/>
                <w:b/>
                <w:bCs/>
              </w:rPr>
              <w:t>签名人</w:t>
            </w:r>
          </w:p>
        </w:tc>
        <w:tc>
          <w:tcPr>
            <w:tcW w:w="1185" w:type="pct"/>
            <w:vAlign w:val="center"/>
          </w:tcPr>
          <w:p w14:paraId="09FC09E2" w14:textId="77777777" w:rsidR="00B43B89" w:rsidRPr="00CB0BBF" w:rsidRDefault="00B43B89" w:rsidP="00433CF6">
            <w:pPr>
              <w:spacing w:line="360" w:lineRule="exact"/>
              <w:jc w:val="center"/>
              <w:rPr>
                <w:rFonts w:ascii="Times New Roman" w:hAnsi="Times New Roman"/>
                <w:b/>
                <w:bCs/>
              </w:rPr>
            </w:pPr>
            <w:r w:rsidRPr="00CB0BBF">
              <w:rPr>
                <w:rFonts w:ascii="Times New Roman" w:hAnsi="Times New Roman"/>
                <w:b/>
                <w:bCs/>
              </w:rPr>
              <w:t>职责</w:t>
            </w:r>
          </w:p>
        </w:tc>
        <w:tc>
          <w:tcPr>
            <w:tcW w:w="2465" w:type="pct"/>
            <w:vAlign w:val="center"/>
          </w:tcPr>
          <w:p w14:paraId="2513C712" w14:textId="77777777" w:rsidR="00B43B89" w:rsidRPr="00CB0BBF" w:rsidRDefault="00B43B89" w:rsidP="00433CF6">
            <w:pPr>
              <w:jc w:val="center"/>
              <w:rPr>
                <w:rFonts w:ascii="Times New Roman" w:hAnsi="Times New Roman"/>
                <w:b/>
                <w:bCs/>
              </w:rPr>
            </w:pPr>
            <w:r w:rsidRPr="00CB0BBF">
              <w:rPr>
                <w:rFonts w:ascii="Times New Roman" w:hAnsi="Times New Roman"/>
                <w:b/>
                <w:bCs/>
              </w:rPr>
              <w:t>签名</w:t>
            </w:r>
            <w:r w:rsidRPr="00CB0BBF">
              <w:rPr>
                <w:rFonts w:ascii="Times New Roman" w:hAnsi="Times New Roman"/>
                <w:b/>
                <w:bCs/>
              </w:rPr>
              <w:t>/</w:t>
            </w:r>
            <w:r w:rsidRPr="00CB0BBF">
              <w:rPr>
                <w:rFonts w:ascii="Times New Roman" w:hAnsi="Times New Roman"/>
                <w:b/>
                <w:bCs/>
              </w:rPr>
              <w:t>日期</w:t>
            </w:r>
          </w:p>
        </w:tc>
      </w:tr>
      <w:tr w:rsidR="00B43B89" w:rsidRPr="00CB0BBF" w14:paraId="27A8AAB0" w14:textId="77777777" w:rsidTr="00433CF6">
        <w:trPr>
          <w:trHeight w:val="2246"/>
          <w:jc w:val="center"/>
        </w:trPr>
        <w:tc>
          <w:tcPr>
            <w:tcW w:w="1349" w:type="pct"/>
            <w:vAlign w:val="center"/>
          </w:tcPr>
          <w:p w14:paraId="694FABB5" w14:textId="49AEBFCA" w:rsidR="00B43B89" w:rsidRPr="00CB0BBF" w:rsidRDefault="001B0049" w:rsidP="00433CF6">
            <w:pPr>
              <w:tabs>
                <w:tab w:val="left" w:pos="-1123"/>
                <w:tab w:val="left" w:pos="-720"/>
                <w:tab w:val="left" w:pos="0"/>
                <w:tab w:val="left" w:pos="5720"/>
                <w:tab w:val="left" w:pos="5795"/>
                <w:tab w:val="left" w:pos="6480"/>
                <w:tab w:val="left" w:pos="7200"/>
                <w:tab w:val="left" w:pos="7920"/>
                <w:tab w:val="left" w:pos="8640"/>
                <w:tab w:val="left" w:pos="9270"/>
              </w:tabs>
              <w:jc w:val="center"/>
              <w:rPr>
                <w:rFonts w:ascii="Times New Roman" w:hAnsi="Times New Roman"/>
                <w:color w:val="000000"/>
              </w:rPr>
            </w:pPr>
            <w:r>
              <w:rPr>
                <w:rFonts w:ascii="Times New Roman" w:hAnsi="Times New Roman"/>
                <w:color w:val="000000"/>
              </w:rPr>
              <w:t>郭景旭</w:t>
            </w:r>
            <w:r w:rsidR="00B43B89" w:rsidRPr="00CB0BBF">
              <w:rPr>
                <w:rFonts w:ascii="Times New Roman" w:hAnsi="Times New Roman"/>
                <w:color w:val="000000"/>
              </w:rPr>
              <w:t>，</w:t>
            </w:r>
            <w:r>
              <w:rPr>
                <w:rFonts w:ascii="Times New Roman" w:hAnsi="Times New Roman"/>
                <w:color w:val="000000"/>
              </w:rPr>
              <w:t>M</w:t>
            </w:r>
            <w:r w:rsidR="00B43B89" w:rsidRPr="00CB0BBF">
              <w:rPr>
                <w:rFonts w:ascii="Times New Roman" w:hAnsi="Times New Roman"/>
                <w:color w:val="000000"/>
              </w:rPr>
              <w:t>.S.</w:t>
            </w:r>
          </w:p>
        </w:tc>
        <w:tc>
          <w:tcPr>
            <w:tcW w:w="1185" w:type="pct"/>
            <w:vAlign w:val="center"/>
          </w:tcPr>
          <w:p w14:paraId="307B3286" w14:textId="77777777" w:rsidR="00B43B89" w:rsidRPr="00CB0BBF" w:rsidRDefault="00B43B89" w:rsidP="00433CF6">
            <w:pPr>
              <w:tabs>
                <w:tab w:val="left" w:pos="-1123"/>
                <w:tab w:val="left" w:pos="-720"/>
                <w:tab w:val="left" w:pos="0"/>
                <w:tab w:val="left" w:pos="5720"/>
                <w:tab w:val="left" w:pos="5795"/>
                <w:tab w:val="left" w:pos="6480"/>
                <w:tab w:val="left" w:pos="7200"/>
                <w:tab w:val="left" w:pos="7920"/>
                <w:tab w:val="left" w:pos="8640"/>
                <w:tab w:val="left" w:pos="9270"/>
              </w:tabs>
              <w:jc w:val="center"/>
              <w:rPr>
                <w:rFonts w:ascii="Times New Roman" w:hAnsi="Times New Roman"/>
                <w:color w:val="000000"/>
              </w:rPr>
            </w:pPr>
            <w:r w:rsidRPr="00CB0BBF">
              <w:rPr>
                <w:rFonts w:ascii="Times New Roman" w:hAnsi="Times New Roman"/>
                <w:color w:val="000000"/>
              </w:rPr>
              <w:t>专题负责人</w:t>
            </w:r>
          </w:p>
        </w:tc>
        <w:tc>
          <w:tcPr>
            <w:tcW w:w="2465" w:type="pct"/>
            <w:vAlign w:val="center"/>
          </w:tcPr>
          <w:p w14:paraId="014DFB27" w14:textId="77777777" w:rsidR="00B43B89" w:rsidRPr="00CB0BBF" w:rsidRDefault="00B43B89" w:rsidP="00433CF6">
            <w:pPr>
              <w:jc w:val="center"/>
              <w:rPr>
                <w:rFonts w:ascii="Times New Roman" w:hAnsi="Times New Roman"/>
                <w:bCs/>
              </w:rPr>
            </w:pPr>
          </w:p>
        </w:tc>
      </w:tr>
      <w:tr w:rsidR="00B43B89" w:rsidRPr="00CB0BBF" w14:paraId="1EB25F11" w14:textId="77777777" w:rsidTr="00433CF6">
        <w:trPr>
          <w:trHeight w:val="2392"/>
          <w:jc w:val="center"/>
        </w:trPr>
        <w:tc>
          <w:tcPr>
            <w:tcW w:w="1349" w:type="pct"/>
            <w:vAlign w:val="center"/>
          </w:tcPr>
          <w:p w14:paraId="0CA8D92A" w14:textId="0ED9D43E" w:rsidR="00B43B89" w:rsidRPr="00CB0BBF" w:rsidRDefault="003205D9" w:rsidP="00433CF6">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center"/>
              <w:rPr>
                <w:rFonts w:ascii="Times New Roman" w:hAnsi="Times New Roman"/>
                <w:iCs/>
                <w:color w:val="000000"/>
              </w:rPr>
            </w:pPr>
            <w:r>
              <w:rPr>
                <w:rFonts w:ascii="Times New Roman" w:hAnsi="Times New Roman" w:hint="eastAsia"/>
                <w:sz w:val="24"/>
                <w:szCs w:val="24"/>
                <w:lang w:eastAsia="zh-CN"/>
              </w:rPr>
              <w:t>李小妹</w:t>
            </w:r>
          </w:p>
        </w:tc>
        <w:tc>
          <w:tcPr>
            <w:tcW w:w="1185" w:type="pct"/>
            <w:vAlign w:val="center"/>
          </w:tcPr>
          <w:p w14:paraId="449FDA37" w14:textId="77777777" w:rsidR="00B43B89" w:rsidRPr="00CB0BBF" w:rsidRDefault="00B43B89" w:rsidP="00433CF6">
            <w:pPr>
              <w:spacing w:line="360" w:lineRule="exact"/>
              <w:jc w:val="center"/>
              <w:rPr>
                <w:rFonts w:ascii="Times New Roman" w:hAnsi="Times New Roman"/>
              </w:rPr>
            </w:pPr>
            <w:r w:rsidRPr="00CB0BBF">
              <w:rPr>
                <w:rFonts w:ascii="Times New Roman" w:hAnsi="Times New Roman"/>
              </w:rPr>
              <w:t>委托方负责人</w:t>
            </w:r>
          </w:p>
        </w:tc>
        <w:tc>
          <w:tcPr>
            <w:tcW w:w="2465" w:type="pct"/>
            <w:vAlign w:val="center"/>
          </w:tcPr>
          <w:p w14:paraId="438349C8" w14:textId="77777777" w:rsidR="00B43B89" w:rsidRPr="00CB0BBF" w:rsidRDefault="00B43B89" w:rsidP="00433CF6">
            <w:pPr>
              <w:jc w:val="center"/>
              <w:rPr>
                <w:rFonts w:ascii="Times New Roman" w:hAnsi="Times New Roman"/>
                <w:bCs/>
              </w:rPr>
            </w:pPr>
          </w:p>
        </w:tc>
      </w:tr>
      <w:tr w:rsidR="00B43B89" w:rsidRPr="00CB0BBF" w14:paraId="25F6CEA7" w14:textId="77777777" w:rsidTr="00433CF6">
        <w:trPr>
          <w:trHeight w:val="2539"/>
          <w:jc w:val="center"/>
        </w:trPr>
        <w:tc>
          <w:tcPr>
            <w:tcW w:w="1349" w:type="pct"/>
            <w:vAlign w:val="center"/>
          </w:tcPr>
          <w:p w14:paraId="3BF5C7BF" w14:textId="77777777" w:rsidR="00B43B89" w:rsidRPr="00CB0BBF" w:rsidRDefault="00B43B89" w:rsidP="00433CF6">
            <w:pPr>
              <w:jc w:val="center"/>
              <w:rPr>
                <w:rFonts w:ascii="Times New Roman" w:hAnsi="Times New Roman"/>
                <w:i/>
                <w:iCs/>
                <w:color w:val="000000"/>
              </w:rPr>
            </w:pPr>
            <w:r w:rsidRPr="00CB0BBF">
              <w:rPr>
                <w:rFonts w:ascii="Times New Roman" w:hAnsi="Times New Roman"/>
                <w:color w:val="000000"/>
              </w:rPr>
              <w:t>魏丽萍，</w:t>
            </w:r>
            <w:r w:rsidRPr="00CB0BBF">
              <w:rPr>
                <w:rFonts w:ascii="Times New Roman" w:hAnsi="Times New Roman"/>
                <w:color w:val="000000"/>
              </w:rPr>
              <w:t>M.S., DCST</w:t>
            </w:r>
          </w:p>
        </w:tc>
        <w:tc>
          <w:tcPr>
            <w:tcW w:w="1185" w:type="pct"/>
            <w:vAlign w:val="center"/>
          </w:tcPr>
          <w:p w14:paraId="5EFCC98B" w14:textId="77777777" w:rsidR="00B43B89" w:rsidRPr="00CB0BBF" w:rsidRDefault="00B43B89" w:rsidP="00433CF6">
            <w:pPr>
              <w:spacing w:line="360" w:lineRule="exact"/>
              <w:jc w:val="center"/>
              <w:rPr>
                <w:rFonts w:ascii="Times New Roman" w:hAnsi="Times New Roman"/>
              </w:rPr>
            </w:pPr>
            <w:r w:rsidRPr="00CB0BBF">
              <w:rPr>
                <w:rFonts w:ascii="Times New Roman" w:hAnsi="Times New Roman"/>
              </w:rPr>
              <w:t>机构负责人</w:t>
            </w:r>
          </w:p>
        </w:tc>
        <w:tc>
          <w:tcPr>
            <w:tcW w:w="2465" w:type="pct"/>
            <w:vAlign w:val="center"/>
          </w:tcPr>
          <w:p w14:paraId="22CCCD90" w14:textId="77777777" w:rsidR="00B43B89" w:rsidRPr="00CB0BBF" w:rsidRDefault="00B43B89" w:rsidP="00433CF6">
            <w:pPr>
              <w:pStyle w:val="3"/>
              <w:ind w:left="426"/>
              <w:rPr>
                <w:b w:val="0"/>
                <w:caps/>
              </w:rPr>
            </w:pPr>
          </w:p>
        </w:tc>
      </w:tr>
    </w:tbl>
    <w:p w14:paraId="08629F22" w14:textId="77777777" w:rsidR="00B43B89" w:rsidRPr="00CB0BBF" w:rsidRDefault="00A42C0E">
      <w:pPr>
        <w:widowControl w:val="0"/>
        <w:tabs>
          <w:tab w:val="center" w:pos="4535"/>
          <w:tab w:val="left" w:pos="7713"/>
        </w:tabs>
        <w:spacing w:beforeLines="100" w:before="312" w:line="360" w:lineRule="auto"/>
        <w:rPr>
          <w:rFonts w:ascii="Times New Roman" w:hAnsi="Times New Roman"/>
          <w:b/>
          <w:sz w:val="28"/>
          <w:szCs w:val="28"/>
          <w:lang w:eastAsia="zh-CN"/>
        </w:rPr>
      </w:pPr>
      <w:r w:rsidRPr="00CB0BBF">
        <w:rPr>
          <w:rFonts w:ascii="Times New Roman" w:hAnsi="Times New Roman"/>
          <w:b/>
          <w:sz w:val="28"/>
          <w:szCs w:val="28"/>
          <w:lang w:eastAsia="zh-CN"/>
        </w:rPr>
        <w:tab/>
      </w:r>
    </w:p>
    <w:p w14:paraId="4A7F933F" w14:textId="77777777" w:rsidR="00EA70DD" w:rsidRPr="00CB0BBF" w:rsidRDefault="00597D89" w:rsidP="000C7C45">
      <w:pPr>
        <w:widowControl w:val="0"/>
        <w:tabs>
          <w:tab w:val="center" w:pos="4535"/>
          <w:tab w:val="left" w:pos="7713"/>
          <w:tab w:val="left" w:pos="7920"/>
        </w:tabs>
        <w:spacing w:beforeLines="900" w:before="2808" w:line="360" w:lineRule="auto"/>
        <w:rPr>
          <w:rFonts w:ascii="Times New Roman" w:hAnsi="Times New Roman"/>
          <w:b/>
          <w:sz w:val="28"/>
          <w:szCs w:val="28"/>
          <w:lang w:eastAsia="zh-CN"/>
        </w:rPr>
      </w:pPr>
      <w:r w:rsidRPr="00CB0BBF">
        <w:rPr>
          <w:rFonts w:ascii="Times New Roman" w:hAnsi="Times New Roman"/>
          <w:b/>
          <w:sz w:val="28"/>
          <w:szCs w:val="28"/>
          <w:lang w:eastAsia="zh-CN"/>
        </w:rPr>
        <w:lastRenderedPageBreak/>
        <w:tab/>
      </w:r>
      <w:bookmarkStart w:id="1" w:name="_Toc207615293"/>
      <w:r w:rsidR="00A42C0E" w:rsidRPr="00CB0BBF">
        <w:rPr>
          <w:rFonts w:ascii="Times New Roman" w:hAnsi="Times New Roman"/>
          <w:b/>
          <w:sz w:val="28"/>
          <w:szCs w:val="28"/>
          <w:lang w:eastAsia="zh-CN"/>
        </w:rPr>
        <w:t>目</w:t>
      </w:r>
      <w:r w:rsidR="00A42C0E" w:rsidRPr="00CB0BBF">
        <w:rPr>
          <w:rFonts w:ascii="Times New Roman" w:hAnsi="Times New Roman"/>
          <w:b/>
          <w:sz w:val="28"/>
          <w:szCs w:val="28"/>
          <w:lang w:eastAsia="zh-CN"/>
        </w:rPr>
        <w:t xml:space="preserve"> </w:t>
      </w:r>
      <w:r w:rsidR="00A42C0E" w:rsidRPr="00CB0BBF">
        <w:rPr>
          <w:rFonts w:ascii="Times New Roman" w:hAnsi="Times New Roman"/>
          <w:b/>
          <w:sz w:val="28"/>
          <w:szCs w:val="28"/>
          <w:lang w:eastAsia="zh-CN"/>
        </w:rPr>
        <w:t>录</w:t>
      </w:r>
      <w:bookmarkEnd w:id="1"/>
      <w:r w:rsidRPr="00CB0BBF">
        <w:rPr>
          <w:rFonts w:ascii="Times New Roman" w:hAnsi="Times New Roman"/>
          <w:b/>
          <w:sz w:val="28"/>
          <w:szCs w:val="28"/>
          <w:lang w:eastAsia="zh-CN"/>
        </w:rPr>
        <w:tab/>
      </w:r>
      <w:r w:rsidRPr="00CB0BBF">
        <w:rPr>
          <w:rFonts w:ascii="Times New Roman" w:hAnsi="Times New Roman"/>
          <w:b/>
          <w:sz w:val="28"/>
          <w:szCs w:val="28"/>
          <w:lang w:eastAsia="zh-CN"/>
        </w:rPr>
        <w:tab/>
      </w:r>
    </w:p>
    <w:p w14:paraId="5FB32916" w14:textId="77777777" w:rsidR="0066279D" w:rsidRPr="0066279D" w:rsidRDefault="00A42C0E" w:rsidP="0066279D">
      <w:pPr>
        <w:pStyle w:val="TOC1"/>
        <w:rPr>
          <w:rFonts w:asciiTheme="minorHAnsi" w:eastAsiaTheme="minorEastAsia" w:hAnsiTheme="minorHAnsi" w:cstheme="minorBidi" w:hint="eastAsia"/>
          <w:noProof/>
          <w:kern w:val="2"/>
          <w:szCs w:val="21"/>
          <w:lang w:eastAsia="zh-CN"/>
        </w:rPr>
      </w:pPr>
      <w:r w:rsidRPr="00CB0BBF">
        <w:rPr>
          <w:szCs w:val="24"/>
          <w:lang w:eastAsia="zh-CN"/>
        </w:rPr>
        <w:fldChar w:fldCharType="begin"/>
      </w:r>
      <w:r w:rsidRPr="00CB0BBF">
        <w:rPr>
          <w:szCs w:val="24"/>
          <w:lang w:eastAsia="zh-CN"/>
        </w:rPr>
        <w:instrText xml:space="preserve"> TOC \o "1-3" \h \z \u </w:instrText>
      </w:r>
      <w:r w:rsidRPr="00CB0BBF">
        <w:rPr>
          <w:szCs w:val="24"/>
          <w:lang w:eastAsia="zh-CN"/>
        </w:rPr>
        <w:fldChar w:fldCharType="separate"/>
      </w:r>
      <w:hyperlink w:anchor="_Toc207615293" w:history="1">
        <w:r w:rsidR="0066279D" w:rsidRPr="0066279D">
          <w:rPr>
            <w:rStyle w:val="afa"/>
            <w:rFonts w:hint="eastAsia"/>
            <w:noProof/>
            <w:szCs w:val="21"/>
            <w:lang w:eastAsia="zh-CN"/>
          </w:rPr>
          <w:t>目</w:t>
        </w:r>
        <w:r w:rsidR="0066279D" w:rsidRPr="0066279D">
          <w:rPr>
            <w:rStyle w:val="afa"/>
            <w:noProof/>
            <w:szCs w:val="21"/>
            <w:lang w:eastAsia="zh-CN"/>
          </w:rPr>
          <w:t xml:space="preserve"> </w:t>
        </w:r>
        <w:r w:rsidR="0066279D" w:rsidRPr="0066279D">
          <w:rPr>
            <w:rStyle w:val="afa"/>
            <w:rFonts w:hint="eastAsia"/>
            <w:noProof/>
            <w:szCs w:val="21"/>
            <w:lang w:eastAsia="zh-CN"/>
          </w:rPr>
          <w:t>录</w:t>
        </w:r>
        <w:r w:rsidR="0066279D" w:rsidRPr="0066279D">
          <w:rPr>
            <w:noProof/>
            <w:webHidden/>
            <w:szCs w:val="21"/>
          </w:rPr>
          <w:tab/>
        </w:r>
        <w:r w:rsidR="0066279D" w:rsidRPr="0066279D">
          <w:rPr>
            <w:noProof/>
            <w:webHidden/>
            <w:szCs w:val="21"/>
          </w:rPr>
          <w:fldChar w:fldCharType="begin"/>
        </w:r>
        <w:r w:rsidR="0066279D" w:rsidRPr="0066279D">
          <w:rPr>
            <w:noProof/>
            <w:webHidden/>
            <w:szCs w:val="21"/>
          </w:rPr>
          <w:instrText xml:space="preserve"> PAGEREF _Toc207615293 \h </w:instrText>
        </w:r>
        <w:r w:rsidR="0066279D" w:rsidRPr="0066279D">
          <w:rPr>
            <w:noProof/>
            <w:webHidden/>
            <w:szCs w:val="21"/>
          </w:rPr>
        </w:r>
        <w:r w:rsidR="0066279D" w:rsidRPr="0066279D">
          <w:rPr>
            <w:noProof/>
            <w:webHidden/>
            <w:szCs w:val="21"/>
          </w:rPr>
          <w:fldChar w:fldCharType="separate"/>
        </w:r>
        <w:r w:rsidR="0066279D" w:rsidRPr="0066279D">
          <w:rPr>
            <w:noProof/>
            <w:webHidden/>
            <w:szCs w:val="21"/>
          </w:rPr>
          <w:t>3</w:t>
        </w:r>
        <w:r w:rsidR="0066279D" w:rsidRPr="0066279D">
          <w:rPr>
            <w:noProof/>
            <w:webHidden/>
            <w:szCs w:val="21"/>
          </w:rPr>
          <w:fldChar w:fldCharType="end"/>
        </w:r>
      </w:hyperlink>
    </w:p>
    <w:p w14:paraId="773C134C" w14:textId="77777777" w:rsidR="0066279D" w:rsidRPr="0066279D" w:rsidRDefault="0066279D" w:rsidP="0066279D">
      <w:pPr>
        <w:pStyle w:val="TOC1"/>
        <w:rPr>
          <w:rFonts w:asciiTheme="minorHAnsi" w:eastAsiaTheme="minorEastAsia" w:hAnsiTheme="minorHAnsi" w:cstheme="minorBidi" w:hint="eastAsia"/>
          <w:noProof/>
          <w:kern w:val="2"/>
          <w:szCs w:val="21"/>
          <w:lang w:eastAsia="zh-CN"/>
        </w:rPr>
      </w:pPr>
      <w:hyperlink w:anchor="_Toc207615294" w:history="1">
        <w:r w:rsidRPr="0066279D">
          <w:rPr>
            <w:rStyle w:val="afa"/>
            <w:noProof/>
            <w:szCs w:val="21"/>
            <w:lang w:eastAsia="zh-CN"/>
          </w:rPr>
          <w:t>1</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引言</w:t>
        </w:r>
        <w:r w:rsidRPr="0066279D">
          <w:rPr>
            <w:noProof/>
            <w:webHidden/>
            <w:szCs w:val="21"/>
          </w:rPr>
          <w:tab/>
        </w:r>
        <w:r w:rsidRPr="0066279D">
          <w:rPr>
            <w:noProof/>
            <w:webHidden/>
            <w:szCs w:val="21"/>
          </w:rPr>
          <w:fldChar w:fldCharType="begin"/>
        </w:r>
        <w:r w:rsidRPr="0066279D">
          <w:rPr>
            <w:noProof/>
            <w:webHidden/>
            <w:szCs w:val="21"/>
          </w:rPr>
          <w:instrText xml:space="preserve"> PAGEREF _Toc207615294 \h </w:instrText>
        </w:r>
        <w:r w:rsidRPr="0066279D">
          <w:rPr>
            <w:noProof/>
            <w:webHidden/>
            <w:szCs w:val="21"/>
          </w:rPr>
        </w:r>
        <w:r w:rsidRPr="0066279D">
          <w:rPr>
            <w:noProof/>
            <w:webHidden/>
            <w:szCs w:val="21"/>
          </w:rPr>
          <w:fldChar w:fldCharType="separate"/>
        </w:r>
        <w:r w:rsidRPr="0066279D">
          <w:rPr>
            <w:noProof/>
            <w:webHidden/>
            <w:szCs w:val="21"/>
          </w:rPr>
          <w:t>5</w:t>
        </w:r>
        <w:r w:rsidRPr="0066279D">
          <w:rPr>
            <w:noProof/>
            <w:webHidden/>
            <w:szCs w:val="21"/>
          </w:rPr>
          <w:fldChar w:fldCharType="end"/>
        </w:r>
      </w:hyperlink>
    </w:p>
    <w:p w14:paraId="56BD3070"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295" w:history="1">
        <w:r w:rsidRPr="0066279D">
          <w:rPr>
            <w:rStyle w:val="afa"/>
            <w:bCs/>
            <w:noProof/>
            <w:szCs w:val="21"/>
            <w:lang w:eastAsia="zh-CN"/>
          </w:rPr>
          <w:t>1.1</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试验名称</w:t>
        </w:r>
        <w:r w:rsidRPr="0066279D">
          <w:rPr>
            <w:noProof/>
            <w:webHidden/>
            <w:szCs w:val="21"/>
          </w:rPr>
          <w:tab/>
        </w:r>
        <w:r w:rsidRPr="0066279D">
          <w:rPr>
            <w:noProof/>
            <w:webHidden/>
            <w:szCs w:val="21"/>
          </w:rPr>
          <w:fldChar w:fldCharType="begin"/>
        </w:r>
        <w:r w:rsidRPr="0066279D">
          <w:rPr>
            <w:noProof/>
            <w:webHidden/>
            <w:szCs w:val="21"/>
          </w:rPr>
          <w:instrText xml:space="preserve"> PAGEREF _Toc207615295 \h </w:instrText>
        </w:r>
        <w:r w:rsidRPr="0066279D">
          <w:rPr>
            <w:noProof/>
            <w:webHidden/>
            <w:szCs w:val="21"/>
          </w:rPr>
        </w:r>
        <w:r w:rsidRPr="0066279D">
          <w:rPr>
            <w:noProof/>
            <w:webHidden/>
            <w:szCs w:val="21"/>
          </w:rPr>
          <w:fldChar w:fldCharType="separate"/>
        </w:r>
        <w:r w:rsidRPr="0066279D">
          <w:rPr>
            <w:noProof/>
            <w:webHidden/>
            <w:szCs w:val="21"/>
          </w:rPr>
          <w:t>5</w:t>
        </w:r>
        <w:r w:rsidRPr="0066279D">
          <w:rPr>
            <w:noProof/>
            <w:webHidden/>
            <w:szCs w:val="21"/>
          </w:rPr>
          <w:fldChar w:fldCharType="end"/>
        </w:r>
      </w:hyperlink>
    </w:p>
    <w:p w14:paraId="32F80CD5"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296" w:history="1">
        <w:r w:rsidRPr="0066279D">
          <w:rPr>
            <w:rStyle w:val="afa"/>
            <w:bCs/>
            <w:noProof/>
            <w:szCs w:val="21"/>
            <w:lang w:eastAsia="zh-CN"/>
          </w:rPr>
          <w:t>1.2</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试验编号</w:t>
        </w:r>
        <w:r w:rsidRPr="0066279D">
          <w:rPr>
            <w:noProof/>
            <w:webHidden/>
            <w:szCs w:val="21"/>
          </w:rPr>
          <w:tab/>
        </w:r>
        <w:r w:rsidRPr="0066279D">
          <w:rPr>
            <w:noProof/>
            <w:webHidden/>
            <w:szCs w:val="21"/>
          </w:rPr>
          <w:fldChar w:fldCharType="begin"/>
        </w:r>
        <w:r w:rsidRPr="0066279D">
          <w:rPr>
            <w:noProof/>
            <w:webHidden/>
            <w:szCs w:val="21"/>
          </w:rPr>
          <w:instrText xml:space="preserve"> PAGEREF _Toc207615296 \h </w:instrText>
        </w:r>
        <w:r w:rsidRPr="0066279D">
          <w:rPr>
            <w:noProof/>
            <w:webHidden/>
            <w:szCs w:val="21"/>
          </w:rPr>
        </w:r>
        <w:r w:rsidRPr="0066279D">
          <w:rPr>
            <w:noProof/>
            <w:webHidden/>
            <w:szCs w:val="21"/>
          </w:rPr>
          <w:fldChar w:fldCharType="separate"/>
        </w:r>
        <w:r w:rsidRPr="0066279D">
          <w:rPr>
            <w:noProof/>
            <w:webHidden/>
            <w:szCs w:val="21"/>
          </w:rPr>
          <w:t>5</w:t>
        </w:r>
        <w:r w:rsidRPr="0066279D">
          <w:rPr>
            <w:noProof/>
            <w:webHidden/>
            <w:szCs w:val="21"/>
          </w:rPr>
          <w:fldChar w:fldCharType="end"/>
        </w:r>
      </w:hyperlink>
    </w:p>
    <w:p w14:paraId="7111208A"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297" w:history="1">
        <w:r w:rsidRPr="0066279D">
          <w:rPr>
            <w:rStyle w:val="afa"/>
            <w:bCs/>
            <w:noProof/>
            <w:szCs w:val="21"/>
            <w:lang w:eastAsia="zh-CN"/>
          </w:rPr>
          <w:t>1.3</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试验目的</w:t>
        </w:r>
        <w:r w:rsidRPr="0066279D">
          <w:rPr>
            <w:noProof/>
            <w:webHidden/>
            <w:szCs w:val="21"/>
          </w:rPr>
          <w:tab/>
        </w:r>
        <w:r w:rsidRPr="0066279D">
          <w:rPr>
            <w:noProof/>
            <w:webHidden/>
            <w:szCs w:val="21"/>
          </w:rPr>
          <w:fldChar w:fldCharType="begin"/>
        </w:r>
        <w:r w:rsidRPr="0066279D">
          <w:rPr>
            <w:noProof/>
            <w:webHidden/>
            <w:szCs w:val="21"/>
          </w:rPr>
          <w:instrText xml:space="preserve"> PAGEREF _Toc207615297 \h </w:instrText>
        </w:r>
        <w:r w:rsidRPr="0066279D">
          <w:rPr>
            <w:noProof/>
            <w:webHidden/>
            <w:szCs w:val="21"/>
          </w:rPr>
        </w:r>
        <w:r w:rsidRPr="0066279D">
          <w:rPr>
            <w:noProof/>
            <w:webHidden/>
            <w:szCs w:val="21"/>
          </w:rPr>
          <w:fldChar w:fldCharType="separate"/>
        </w:r>
        <w:r w:rsidRPr="0066279D">
          <w:rPr>
            <w:noProof/>
            <w:webHidden/>
            <w:szCs w:val="21"/>
          </w:rPr>
          <w:t>5</w:t>
        </w:r>
        <w:r w:rsidRPr="0066279D">
          <w:rPr>
            <w:noProof/>
            <w:webHidden/>
            <w:szCs w:val="21"/>
          </w:rPr>
          <w:fldChar w:fldCharType="end"/>
        </w:r>
      </w:hyperlink>
    </w:p>
    <w:p w14:paraId="391A542E"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298" w:history="1">
        <w:r w:rsidRPr="0066279D">
          <w:rPr>
            <w:rStyle w:val="afa"/>
            <w:bCs/>
            <w:noProof/>
            <w:szCs w:val="21"/>
            <w:lang w:eastAsia="zh-CN"/>
          </w:rPr>
          <w:t>1.4</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试验机构</w:t>
        </w:r>
        <w:r w:rsidRPr="0066279D">
          <w:rPr>
            <w:noProof/>
            <w:webHidden/>
            <w:szCs w:val="21"/>
          </w:rPr>
          <w:tab/>
        </w:r>
        <w:r w:rsidRPr="0066279D">
          <w:rPr>
            <w:noProof/>
            <w:webHidden/>
            <w:szCs w:val="21"/>
          </w:rPr>
          <w:fldChar w:fldCharType="begin"/>
        </w:r>
        <w:r w:rsidRPr="0066279D">
          <w:rPr>
            <w:noProof/>
            <w:webHidden/>
            <w:szCs w:val="21"/>
          </w:rPr>
          <w:instrText xml:space="preserve"> PAGEREF _Toc207615298 \h </w:instrText>
        </w:r>
        <w:r w:rsidRPr="0066279D">
          <w:rPr>
            <w:noProof/>
            <w:webHidden/>
            <w:szCs w:val="21"/>
          </w:rPr>
        </w:r>
        <w:r w:rsidRPr="0066279D">
          <w:rPr>
            <w:noProof/>
            <w:webHidden/>
            <w:szCs w:val="21"/>
          </w:rPr>
          <w:fldChar w:fldCharType="separate"/>
        </w:r>
        <w:r w:rsidRPr="0066279D">
          <w:rPr>
            <w:noProof/>
            <w:webHidden/>
            <w:szCs w:val="21"/>
          </w:rPr>
          <w:t>5</w:t>
        </w:r>
        <w:r w:rsidRPr="0066279D">
          <w:rPr>
            <w:noProof/>
            <w:webHidden/>
            <w:szCs w:val="21"/>
          </w:rPr>
          <w:fldChar w:fldCharType="end"/>
        </w:r>
      </w:hyperlink>
    </w:p>
    <w:p w14:paraId="421C40E7"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299" w:history="1">
        <w:r w:rsidRPr="0066279D">
          <w:rPr>
            <w:rStyle w:val="afa"/>
            <w:bCs/>
            <w:noProof/>
            <w:szCs w:val="21"/>
            <w:lang w:eastAsia="zh-CN"/>
          </w:rPr>
          <w:t>1.5</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委托方</w:t>
        </w:r>
        <w:r w:rsidRPr="0066279D">
          <w:rPr>
            <w:noProof/>
            <w:webHidden/>
            <w:szCs w:val="21"/>
          </w:rPr>
          <w:tab/>
        </w:r>
        <w:r w:rsidRPr="0066279D">
          <w:rPr>
            <w:noProof/>
            <w:webHidden/>
            <w:szCs w:val="21"/>
          </w:rPr>
          <w:fldChar w:fldCharType="begin"/>
        </w:r>
        <w:r w:rsidRPr="0066279D">
          <w:rPr>
            <w:noProof/>
            <w:webHidden/>
            <w:szCs w:val="21"/>
          </w:rPr>
          <w:instrText xml:space="preserve"> PAGEREF _Toc207615299 \h </w:instrText>
        </w:r>
        <w:r w:rsidRPr="0066279D">
          <w:rPr>
            <w:noProof/>
            <w:webHidden/>
            <w:szCs w:val="21"/>
          </w:rPr>
        </w:r>
        <w:r w:rsidRPr="0066279D">
          <w:rPr>
            <w:noProof/>
            <w:webHidden/>
            <w:szCs w:val="21"/>
          </w:rPr>
          <w:fldChar w:fldCharType="separate"/>
        </w:r>
        <w:r w:rsidRPr="0066279D">
          <w:rPr>
            <w:noProof/>
            <w:webHidden/>
            <w:szCs w:val="21"/>
          </w:rPr>
          <w:t>5</w:t>
        </w:r>
        <w:r w:rsidRPr="0066279D">
          <w:rPr>
            <w:noProof/>
            <w:webHidden/>
            <w:szCs w:val="21"/>
          </w:rPr>
          <w:fldChar w:fldCharType="end"/>
        </w:r>
      </w:hyperlink>
    </w:p>
    <w:p w14:paraId="50F2AFBD"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00" w:history="1">
        <w:r w:rsidRPr="0066279D">
          <w:rPr>
            <w:rStyle w:val="afa"/>
            <w:bCs/>
            <w:noProof/>
            <w:szCs w:val="21"/>
            <w:lang w:eastAsia="zh-CN"/>
          </w:rPr>
          <w:t>1.6</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委托方负责人</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_Toc207615300 \h </w:instrText>
        </w:r>
        <w:r w:rsidRPr="0066279D">
          <w:rPr>
            <w:noProof/>
            <w:webHidden/>
            <w:szCs w:val="21"/>
          </w:rPr>
        </w:r>
        <w:r w:rsidRPr="0066279D">
          <w:rPr>
            <w:noProof/>
            <w:webHidden/>
            <w:szCs w:val="21"/>
          </w:rPr>
          <w:fldChar w:fldCharType="separate"/>
        </w:r>
        <w:r w:rsidRPr="0066279D">
          <w:rPr>
            <w:noProof/>
            <w:webHidden/>
            <w:szCs w:val="21"/>
          </w:rPr>
          <w:t>5</w:t>
        </w:r>
        <w:r w:rsidRPr="0066279D">
          <w:rPr>
            <w:noProof/>
            <w:webHidden/>
            <w:szCs w:val="21"/>
          </w:rPr>
          <w:fldChar w:fldCharType="end"/>
        </w:r>
      </w:hyperlink>
    </w:p>
    <w:p w14:paraId="094CCCFD"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01" w:history="1">
        <w:r w:rsidRPr="0066279D">
          <w:rPr>
            <w:rStyle w:val="afa"/>
            <w:bCs/>
            <w:noProof/>
            <w:szCs w:val="21"/>
            <w:lang w:eastAsia="zh-CN"/>
          </w:rPr>
          <w:t>1.7</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专题负责人</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_Toc207615301 \h </w:instrText>
        </w:r>
        <w:r w:rsidRPr="0066279D">
          <w:rPr>
            <w:noProof/>
            <w:webHidden/>
            <w:szCs w:val="21"/>
          </w:rPr>
        </w:r>
        <w:r w:rsidRPr="0066279D">
          <w:rPr>
            <w:noProof/>
            <w:webHidden/>
            <w:szCs w:val="21"/>
          </w:rPr>
          <w:fldChar w:fldCharType="separate"/>
        </w:r>
        <w:r w:rsidRPr="0066279D">
          <w:rPr>
            <w:noProof/>
            <w:webHidden/>
            <w:szCs w:val="21"/>
          </w:rPr>
          <w:t>5</w:t>
        </w:r>
        <w:r w:rsidRPr="0066279D">
          <w:rPr>
            <w:noProof/>
            <w:webHidden/>
            <w:szCs w:val="21"/>
          </w:rPr>
          <w:fldChar w:fldCharType="end"/>
        </w:r>
      </w:hyperlink>
    </w:p>
    <w:p w14:paraId="6260CBE4"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02" w:history="1">
        <w:r w:rsidRPr="0066279D">
          <w:rPr>
            <w:rStyle w:val="afa"/>
            <w:bCs/>
            <w:noProof/>
            <w:szCs w:val="21"/>
            <w:lang w:eastAsia="zh-CN"/>
          </w:rPr>
          <w:t>1.8</w:t>
        </w:r>
        <w:r w:rsidRPr="0066279D">
          <w:rPr>
            <w:rFonts w:asciiTheme="minorHAnsi" w:eastAsiaTheme="minorEastAsia" w:hAnsiTheme="minorHAnsi" w:cstheme="minorBidi"/>
            <w:noProof/>
            <w:kern w:val="2"/>
            <w:szCs w:val="21"/>
            <w:lang w:eastAsia="zh-CN"/>
          </w:rPr>
          <w:tab/>
        </w:r>
        <w:r w:rsidRPr="0066279D">
          <w:rPr>
            <w:rStyle w:val="afa"/>
            <w:bCs/>
            <w:noProof/>
            <w:szCs w:val="21"/>
            <w:lang w:eastAsia="zh-CN"/>
          </w:rPr>
          <w:t>QA</w:t>
        </w:r>
        <w:r w:rsidRPr="0066279D">
          <w:rPr>
            <w:rStyle w:val="afa"/>
            <w:rFonts w:hint="eastAsia"/>
            <w:bCs/>
            <w:noProof/>
            <w:szCs w:val="21"/>
            <w:lang w:eastAsia="zh-CN"/>
          </w:rPr>
          <w:t>检查员</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_Toc207615302 \h </w:instrText>
        </w:r>
        <w:r w:rsidRPr="0066279D">
          <w:rPr>
            <w:noProof/>
            <w:webHidden/>
            <w:szCs w:val="21"/>
          </w:rPr>
        </w:r>
        <w:r w:rsidRPr="0066279D">
          <w:rPr>
            <w:noProof/>
            <w:webHidden/>
            <w:szCs w:val="21"/>
          </w:rPr>
          <w:fldChar w:fldCharType="separate"/>
        </w:r>
        <w:r w:rsidRPr="0066279D">
          <w:rPr>
            <w:noProof/>
            <w:webHidden/>
            <w:szCs w:val="21"/>
          </w:rPr>
          <w:t>6</w:t>
        </w:r>
        <w:r w:rsidRPr="0066279D">
          <w:rPr>
            <w:noProof/>
            <w:webHidden/>
            <w:szCs w:val="21"/>
          </w:rPr>
          <w:fldChar w:fldCharType="end"/>
        </w:r>
      </w:hyperlink>
    </w:p>
    <w:p w14:paraId="367ADCB2"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03" w:history="1">
        <w:r w:rsidRPr="0066279D">
          <w:rPr>
            <w:rStyle w:val="afa"/>
            <w:bCs/>
            <w:noProof/>
            <w:szCs w:val="21"/>
            <w:lang w:eastAsia="zh-CN"/>
          </w:rPr>
          <w:t>1.9</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主要研究人员</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_Toc207615303 \h </w:instrText>
        </w:r>
        <w:r w:rsidRPr="0066279D">
          <w:rPr>
            <w:noProof/>
            <w:webHidden/>
            <w:szCs w:val="21"/>
          </w:rPr>
        </w:r>
        <w:r w:rsidRPr="0066279D">
          <w:rPr>
            <w:noProof/>
            <w:webHidden/>
            <w:szCs w:val="21"/>
          </w:rPr>
          <w:fldChar w:fldCharType="separate"/>
        </w:r>
        <w:r w:rsidRPr="0066279D">
          <w:rPr>
            <w:noProof/>
            <w:webHidden/>
            <w:szCs w:val="21"/>
          </w:rPr>
          <w:t>6</w:t>
        </w:r>
        <w:r w:rsidRPr="0066279D">
          <w:rPr>
            <w:noProof/>
            <w:webHidden/>
            <w:szCs w:val="21"/>
          </w:rPr>
          <w:fldChar w:fldCharType="end"/>
        </w:r>
      </w:hyperlink>
    </w:p>
    <w:p w14:paraId="22715D9A" w14:textId="77777777" w:rsidR="0066279D" w:rsidRPr="0066279D" w:rsidRDefault="0066279D" w:rsidP="00756FA0">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04" w:history="1">
        <w:r w:rsidRPr="0066279D">
          <w:rPr>
            <w:rStyle w:val="afa"/>
            <w:bCs/>
            <w:noProof/>
            <w:szCs w:val="21"/>
            <w:lang w:eastAsia="zh-CN"/>
          </w:rPr>
          <w:t>1.10</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拟定的试验日程</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_Toc207615304 \h </w:instrText>
        </w:r>
        <w:r w:rsidRPr="0066279D">
          <w:rPr>
            <w:noProof/>
            <w:webHidden/>
            <w:szCs w:val="21"/>
          </w:rPr>
        </w:r>
        <w:r w:rsidRPr="0066279D">
          <w:rPr>
            <w:noProof/>
            <w:webHidden/>
            <w:szCs w:val="21"/>
          </w:rPr>
          <w:fldChar w:fldCharType="separate"/>
        </w:r>
        <w:r w:rsidRPr="0066279D">
          <w:rPr>
            <w:noProof/>
            <w:webHidden/>
            <w:szCs w:val="21"/>
          </w:rPr>
          <w:t>6</w:t>
        </w:r>
        <w:r w:rsidRPr="0066279D">
          <w:rPr>
            <w:noProof/>
            <w:webHidden/>
            <w:szCs w:val="21"/>
          </w:rPr>
          <w:fldChar w:fldCharType="end"/>
        </w:r>
      </w:hyperlink>
    </w:p>
    <w:p w14:paraId="7220949D"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05" w:history="1">
        <w:r w:rsidRPr="0066279D">
          <w:rPr>
            <w:rStyle w:val="afa"/>
            <w:bCs/>
            <w:noProof/>
            <w:szCs w:val="21"/>
            <w:lang w:eastAsia="zh-CN"/>
          </w:rPr>
          <w:t>1.11</w:t>
        </w:r>
        <w:r w:rsidRPr="0066279D">
          <w:rPr>
            <w:rFonts w:asciiTheme="minorHAnsi" w:eastAsiaTheme="minorEastAsia" w:hAnsiTheme="minorHAnsi" w:cstheme="minorBidi"/>
            <w:noProof/>
            <w:kern w:val="2"/>
            <w:szCs w:val="21"/>
            <w:lang w:eastAsia="zh-CN"/>
          </w:rPr>
          <w:tab/>
        </w:r>
        <w:r w:rsidRPr="0066279D">
          <w:rPr>
            <w:rStyle w:val="afa"/>
            <w:bCs/>
            <w:noProof/>
            <w:szCs w:val="21"/>
            <w:lang w:eastAsia="zh-CN"/>
          </w:rPr>
          <w:t>GLP</w:t>
        </w:r>
        <w:r w:rsidRPr="0066279D">
          <w:rPr>
            <w:rStyle w:val="afa"/>
            <w:rFonts w:hint="eastAsia"/>
            <w:bCs/>
            <w:noProof/>
            <w:szCs w:val="21"/>
            <w:lang w:eastAsia="zh-CN"/>
          </w:rPr>
          <w:t>规范遵从性</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_Toc207615305 \h </w:instrText>
        </w:r>
        <w:r w:rsidRPr="0066279D">
          <w:rPr>
            <w:noProof/>
            <w:webHidden/>
            <w:szCs w:val="21"/>
          </w:rPr>
        </w:r>
        <w:r w:rsidRPr="0066279D">
          <w:rPr>
            <w:noProof/>
            <w:webHidden/>
            <w:szCs w:val="21"/>
          </w:rPr>
          <w:fldChar w:fldCharType="separate"/>
        </w:r>
        <w:r w:rsidRPr="0066279D">
          <w:rPr>
            <w:noProof/>
            <w:webHidden/>
            <w:szCs w:val="21"/>
          </w:rPr>
          <w:t>6</w:t>
        </w:r>
        <w:r w:rsidRPr="0066279D">
          <w:rPr>
            <w:noProof/>
            <w:webHidden/>
            <w:szCs w:val="21"/>
          </w:rPr>
          <w:fldChar w:fldCharType="end"/>
        </w:r>
      </w:hyperlink>
    </w:p>
    <w:p w14:paraId="66F249A9" w14:textId="77777777" w:rsidR="0066279D" w:rsidRPr="0066279D" w:rsidRDefault="0066279D" w:rsidP="00756FA0">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06" w:history="1">
        <w:r w:rsidRPr="0066279D">
          <w:rPr>
            <w:rStyle w:val="afa"/>
            <w:bCs/>
            <w:noProof/>
            <w:szCs w:val="21"/>
            <w:lang w:eastAsia="zh-CN"/>
          </w:rPr>
          <w:t>1.12</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指导原则</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_Toc207615306 \h </w:instrText>
        </w:r>
        <w:r w:rsidRPr="0066279D">
          <w:rPr>
            <w:noProof/>
            <w:webHidden/>
            <w:szCs w:val="21"/>
          </w:rPr>
        </w:r>
        <w:r w:rsidRPr="0066279D">
          <w:rPr>
            <w:noProof/>
            <w:webHidden/>
            <w:szCs w:val="21"/>
          </w:rPr>
          <w:fldChar w:fldCharType="separate"/>
        </w:r>
        <w:r w:rsidRPr="0066279D">
          <w:rPr>
            <w:noProof/>
            <w:webHidden/>
            <w:szCs w:val="21"/>
          </w:rPr>
          <w:t>7</w:t>
        </w:r>
        <w:r w:rsidRPr="0066279D">
          <w:rPr>
            <w:noProof/>
            <w:webHidden/>
            <w:szCs w:val="21"/>
          </w:rPr>
          <w:fldChar w:fldCharType="end"/>
        </w:r>
      </w:hyperlink>
    </w:p>
    <w:p w14:paraId="7800D7B2" w14:textId="77777777" w:rsidR="0066279D" w:rsidRPr="0066279D" w:rsidRDefault="0066279D" w:rsidP="00756FA0">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07" w:history="1">
        <w:r w:rsidRPr="0066279D">
          <w:rPr>
            <w:rStyle w:val="afa"/>
            <w:bCs/>
            <w:noProof/>
            <w:szCs w:val="21"/>
            <w:lang w:eastAsia="zh-CN"/>
          </w:rPr>
          <w:t>1.13</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动物福利</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_Toc207615307 \h </w:instrText>
        </w:r>
        <w:r w:rsidRPr="0066279D">
          <w:rPr>
            <w:noProof/>
            <w:webHidden/>
            <w:szCs w:val="21"/>
          </w:rPr>
        </w:r>
        <w:r w:rsidRPr="0066279D">
          <w:rPr>
            <w:noProof/>
            <w:webHidden/>
            <w:szCs w:val="21"/>
          </w:rPr>
          <w:fldChar w:fldCharType="separate"/>
        </w:r>
        <w:r w:rsidRPr="0066279D">
          <w:rPr>
            <w:noProof/>
            <w:webHidden/>
            <w:szCs w:val="21"/>
          </w:rPr>
          <w:t>7</w:t>
        </w:r>
        <w:r w:rsidRPr="0066279D">
          <w:rPr>
            <w:noProof/>
            <w:webHidden/>
            <w:szCs w:val="21"/>
          </w:rPr>
          <w:fldChar w:fldCharType="end"/>
        </w:r>
      </w:hyperlink>
    </w:p>
    <w:p w14:paraId="535FB8CE" w14:textId="77777777" w:rsidR="0066279D" w:rsidRPr="0066279D" w:rsidRDefault="0066279D" w:rsidP="0066279D">
      <w:pPr>
        <w:pStyle w:val="TOC1"/>
        <w:rPr>
          <w:rFonts w:asciiTheme="minorHAnsi" w:eastAsiaTheme="minorEastAsia" w:hAnsiTheme="minorHAnsi" w:cstheme="minorBidi" w:hint="eastAsia"/>
          <w:noProof/>
          <w:kern w:val="2"/>
          <w:szCs w:val="21"/>
          <w:lang w:eastAsia="zh-CN"/>
        </w:rPr>
      </w:pPr>
      <w:hyperlink w:anchor="_Toc207615308" w:history="1">
        <w:r w:rsidRPr="0066279D">
          <w:rPr>
            <w:rStyle w:val="afa"/>
            <w:noProof/>
            <w:szCs w:val="21"/>
            <w:lang w:eastAsia="zh-CN"/>
          </w:rPr>
          <w:t>2</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供试品和对照品</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_Toc207615308 \h </w:instrText>
        </w:r>
        <w:r w:rsidRPr="0066279D">
          <w:rPr>
            <w:noProof/>
            <w:webHidden/>
            <w:szCs w:val="21"/>
          </w:rPr>
        </w:r>
        <w:r w:rsidRPr="0066279D">
          <w:rPr>
            <w:noProof/>
            <w:webHidden/>
            <w:szCs w:val="21"/>
          </w:rPr>
          <w:fldChar w:fldCharType="separate"/>
        </w:r>
        <w:r w:rsidRPr="0066279D">
          <w:rPr>
            <w:noProof/>
            <w:webHidden/>
            <w:szCs w:val="21"/>
          </w:rPr>
          <w:t>7</w:t>
        </w:r>
        <w:r w:rsidRPr="0066279D">
          <w:rPr>
            <w:noProof/>
            <w:webHidden/>
            <w:szCs w:val="21"/>
          </w:rPr>
          <w:fldChar w:fldCharType="end"/>
        </w:r>
      </w:hyperlink>
    </w:p>
    <w:p w14:paraId="1A419B78"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09" w:history="1">
        <w:r w:rsidRPr="0066279D">
          <w:rPr>
            <w:rStyle w:val="afa"/>
            <w:bCs/>
            <w:noProof/>
            <w:szCs w:val="21"/>
            <w:lang w:eastAsia="zh-CN"/>
          </w:rPr>
          <w:t>2.1</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供试品</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_Toc207615309 \h </w:instrText>
        </w:r>
        <w:r w:rsidRPr="0066279D">
          <w:rPr>
            <w:noProof/>
            <w:webHidden/>
            <w:szCs w:val="21"/>
          </w:rPr>
        </w:r>
        <w:r w:rsidRPr="0066279D">
          <w:rPr>
            <w:noProof/>
            <w:webHidden/>
            <w:szCs w:val="21"/>
          </w:rPr>
          <w:fldChar w:fldCharType="separate"/>
        </w:r>
        <w:r w:rsidRPr="0066279D">
          <w:rPr>
            <w:noProof/>
            <w:webHidden/>
            <w:szCs w:val="21"/>
          </w:rPr>
          <w:t>7</w:t>
        </w:r>
        <w:r w:rsidRPr="0066279D">
          <w:rPr>
            <w:noProof/>
            <w:webHidden/>
            <w:szCs w:val="21"/>
          </w:rPr>
          <w:fldChar w:fldCharType="end"/>
        </w:r>
      </w:hyperlink>
    </w:p>
    <w:p w14:paraId="61F5FBE5"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10" w:history="1">
        <w:r w:rsidRPr="0066279D">
          <w:rPr>
            <w:rStyle w:val="afa"/>
            <w:bCs/>
            <w:noProof/>
            <w:szCs w:val="21"/>
            <w:lang w:eastAsia="zh-CN"/>
          </w:rPr>
          <w:t>2.2</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阴性对照品</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_Toc207615310 \h </w:instrText>
        </w:r>
        <w:r w:rsidRPr="0066279D">
          <w:rPr>
            <w:noProof/>
            <w:webHidden/>
            <w:szCs w:val="21"/>
          </w:rPr>
        </w:r>
        <w:r w:rsidRPr="0066279D">
          <w:rPr>
            <w:noProof/>
            <w:webHidden/>
            <w:szCs w:val="21"/>
          </w:rPr>
          <w:fldChar w:fldCharType="separate"/>
        </w:r>
        <w:r w:rsidRPr="0066279D">
          <w:rPr>
            <w:noProof/>
            <w:webHidden/>
            <w:szCs w:val="21"/>
          </w:rPr>
          <w:t>7</w:t>
        </w:r>
        <w:r w:rsidRPr="0066279D">
          <w:rPr>
            <w:noProof/>
            <w:webHidden/>
            <w:szCs w:val="21"/>
          </w:rPr>
          <w:fldChar w:fldCharType="end"/>
        </w:r>
      </w:hyperlink>
    </w:p>
    <w:p w14:paraId="34CD6DF6"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11" w:history="1">
        <w:r w:rsidRPr="0066279D">
          <w:rPr>
            <w:rStyle w:val="afa"/>
            <w:bCs/>
            <w:noProof/>
            <w:szCs w:val="21"/>
            <w:lang w:eastAsia="zh-CN"/>
          </w:rPr>
          <w:t>2.3</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阳性对照品</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_Toc207615311 \h </w:instrText>
        </w:r>
        <w:r w:rsidRPr="0066279D">
          <w:rPr>
            <w:noProof/>
            <w:webHidden/>
            <w:szCs w:val="21"/>
          </w:rPr>
        </w:r>
        <w:r w:rsidRPr="0066279D">
          <w:rPr>
            <w:noProof/>
            <w:webHidden/>
            <w:szCs w:val="21"/>
          </w:rPr>
          <w:fldChar w:fldCharType="separate"/>
        </w:r>
        <w:r w:rsidRPr="0066279D">
          <w:rPr>
            <w:noProof/>
            <w:webHidden/>
            <w:szCs w:val="21"/>
          </w:rPr>
          <w:t>8</w:t>
        </w:r>
        <w:r w:rsidRPr="0066279D">
          <w:rPr>
            <w:noProof/>
            <w:webHidden/>
            <w:szCs w:val="21"/>
          </w:rPr>
          <w:fldChar w:fldCharType="end"/>
        </w:r>
      </w:hyperlink>
    </w:p>
    <w:p w14:paraId="4800542D"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12" w:history="1">
        <w:r w:rsidRPr="0066279D">
          <w:rPr>
            <w:rStyle w:val="afa"/>
            <w:bCs/>
            <w:noProof/>
            <w:szCs w:val="21"/>
            <w:lang w:eastAsia="zh-CN"/>
          </w:rPr>
          <w:t>2.4</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给药制剂的配制</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_Toc207615312 \h </w:instrText>
        </w:r>
        <w:r w:rsidRPr="0066279D">
          <w:rPr>
            <w:noProof/>
            <w:webHidden/>
            <w:szCs w:val="21"/>
          </w:rPr>
        </w:r>
        <w:r w:rsidRPr="0066279D">
          <w:rPr>
            <w:noProof/>
            <w:webHidden/>
            <w:szCs w:val="21"/>
          </w:rPr>
          <w:fldChar w:fldCharType="separate"/>
        </w:r>
        <w:r w:rsidRPr="0066279D">
          <w:rPr>
            <w:noProof/>
            <w:webHidden/>
            <w:szCs w:val="21"/>
          </w:rPr>
          <w:t>8</w:t>
        </w:r>
        <w:r w:rsidRPr="0066279D">
          <w:rPr>
            <w:noProof/>
            <w:webHidden/>
            <w:szCs w:val="21"/>
          </w:rPr>
          <w:fldChar w:fldCharType="end"/>
        </w:r>
      </w:hyperlink>
    </w:p>
    <w:p w14:paraId="4FAA2C12"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13" w:history="1">
        <w:r w:rsidRPr="0066279D">
          <w:rPr>
            <w:rStyle w:val="afa"/>
            <w:bCs/>
            <w:noProof/>
            <w:szCs w:val="21"/>
            <w:lang w:eastAsia="zh-CN"/>
          </w:rPr>
          <w:t>2.4.1</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配制方法</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_Toc207615313 \h </w:instrText>
        </w:r>
        <w:r w:rsidRPr="0066279D">
          <w:rPr>
            <w:noProof/>
            <w:webHidden/>
            <w:szCs w:val="21"/>
          </w:rPr>
        </w:r>
        <w:r w:rsidRPr="0066279D">
          <w:rPr>
            <w:noProof/>
            <w:webHidden/>
            <w:szCs w:val="21"/>
          </w:rPr>
          <w:fldChar w:fldCharType="separate"/>
        </w:r>
        <w:r w:rsidRPr="0066279D">
          <w:rPr>
            <w:noProof/>
            <w:webHidden/>
            <w:szCs w:val="21"/>
          </w:rPr>
          <w:t>8</w:t>
        </w:r>
        <w:r w:rsidRPr="0066279D">
          <w:rPr>
            <w:noProof/>
            <w:webHidden/>
            <w:szCs w:val="21"/>
          </w:rPr>
          <w:fldChar w:fldCharType="end"/>
        </w:r>
      </w:hyperlink>
    </w:p>
    <w:p w14:paraId="4E6993B1"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14" w:history="1">
        <w:r w:rsidRPr="0066279D">
          <w:rPr>
            <w:rStyle w:val="afa"/>
            <w:bCs/>
            <w:noProof/>
            <w:szCs w:val="21"/>
            <w:lang w:eastAsia="zh-CN"/>
          </w:rPr>
          <w:t>2.4.2</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保存条件</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_Toc207615314 \h </w:instrText>
        </w:r>
        <w:r w:rsidRPr="0066279D">
          <w:rPr>
            <w:noProof/>
            <w:webHidden/>
            <w:szCs w:val="21"/>
          </w:rPr>
        </w:r>
        <w:r w:rsidRPr="0066279D">
          <w:rPr>
            <w:noProof/>
            <w:webHidden/>
            <w:szCs w:val="21"/>
          </w:rPr>
          <w:fldChar w:fldCharType="separate"/>
        </w:r>
        <w:r w:rsidRPr="0066279D">
          <w:rPr>
            <w:noProof/>
            <w:webHidden/>
            <w:szCs w:val="21"/>
          </w:rPr>
          <w:t>9</w:t>
        </w:r>
        <w:r w:rsidRPr="0066279D">
          <w:rPr>
            <w:noProof/>
            <w:webHidden/>
            <w:szCs w:val="21"/>
          </w:rPr>
          <w:fldChar w:fldCharType="end"/>
        </w:r>
      </w:hyperlink>
    </w:p>
    <w:p w14:paraId="4353CF62"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15" w:history="1">
        <w:r w:rsidRPr="0066279D">
          <w:rPr>
            <w:rStyle w:val="afa"/>
            <w:bCs/>
            <w:noProof/>
            <w:szCs w:val="21"/>
            <w:lang w:eastAsia="zh-CN"/>
          </w:rPr>
          <w:t>2.5</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剩余给药制剂和供试品的返还</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_Toc207615315 \h </w:instrText>
        </w:r>
        <w:r w:rsidRPr="0066279D">
          <w:rPr>
            <w:noProof/>
            <w:webHidden/>
            <w:szCs w:val="21"/>
          </w:rPr>
        </w:r>
        <w:r w:rsidRPr="0066279D">
          <w:rPr>
            <w:noProof/>
            <w:webHidden/>
            <w:szCs w:val="21"/>
          </w:rPr>
          <w:fldChar w:fldCharType="separate"/>
        </w:r>
        <w:r w:rsidRPr="0066279D">
          <w:rPr>
            <w:noProof/>
            <w:webHidden/>
            <w:szCs w:val="21"/>
          </w:rPr>
          <w:t>9</w:t>
        </w:r>
        <w:r w:rsidRPr="0066279D">
          <w:rPr>
            <w:noProof/>
            <w:webHidden/>
            <w:szCs w:val="21"/>
          </w:rPr>
          <w:fldChar w:fldCharType="end"/>
        </w:r>
      </w:hyperlink>
    </w:p>
    <w:p w14:paraId="0147B387"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16" w:history="1">
        <w:r w:rsidRPr="0066279D">
          <w:rPr>
            <w:rStyle w:val="afa"/>
            <w:bCs/>
            <w:noProof/>
            <w:szCs w:val="21"/>
            <w:lang w:eastAsia="zh-CN"/>
          </w:rPr>
          <w:t>2.6</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安全防护</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_Toc207615316 \h </w:instrText>
        </w:r>
        <w:r w:rsidRPr="0066279D">
          <w:rPr>
            <w:noProof/>
            <w:webHidden/>
            <w:szCs w:val="21"/>
          </w:rPr>
        </w:r>
        <w:r w:rsidRPr="0066279D">
          <w:rPr>
            <w:noProof/>
            <w:webHidden/>
            <w:szCs w:val="21"/>
          </w:rPr>
          <w:fldChar w:fldCharType="separate"/>
        </w:r>
        <w:r w:rsidRPr="0066279D">
          <w:rPr>
            <w:noProof/>
            <w:webHidden/>
            <w:szCs w:val="21"/>
          </w:rPr>
          <w:t>9</w:t>
        </w:r>
        <w:r w:rsidRPr="0066279D">
          <w:rPr>
            <w:noProof/>
            <w:webHidden/>
            <w:szCs w:val="21"/>
          </w:rPr>
          <w:fldChar w:fldCharType="end"/>
        </w:r>
      </w:hyperlink>
    </w:p>
    <w:p w14:paraId="36BEFC1D" w14:textId="77777777" w:rsidR="0066279D" w:rsidRPr="0066279D" w:rsidRDefault="0066279D" w:rsidP="0066279D">
      <w:pPr>
        <w:pStyle w:val="TOC1"/>
        <w:rPr>
          <w:rFonts w:asciiTheme="minorHAnsi" w:eastAsiaTheme="minorEastAsia" w:hAnsiTheme="minorHAnsi" w:cstheme="minorBidi" w:hint="eastAsia"/>
          <w:noProof/>
          <w:kern w:val="2"/>
          <w:szCs w:val="21"/>
          <w:lang w:eastAsia="zh-CN"/>
        </w:rPr>
      </w:pPr>
      <w:hyperlink w:anchor="_Toc207615317" w:history="1">
        <w:r w:rsidRPr="0066279D">
          <w:rPr>
            <w:rStyle w:val="afa"/>
            <w:noProof/>
            <w:szCs w:val="21"/>
            <w:lang w:eastAsia="zh-CN"/>
          </w:rPr>
          <w:t>3</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实验系统</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_Toc207615317 \h </w:instrText>
        </w:r>
        <w:r w:rsidRPr="0066279D">
          <w:rPr>
            <w:noProof/>
            <w:webHidden/>
            <w:szCs w:val="21"/>
          </w:rPr>
        </w:r>
        <w:r w:rsidRPr="0066279D">
          <w:rPr>
            <w:noProof/>
            <w:webHidden/>
            <w:szCs w:val="21"/>
          </w:rPr>
          <w:fldChar w:fldCharType="separate"/>
        </w:r>
        <w:r w:rsidRPr="0066279D">
          <w:rPr>
            <w:noProof/>
            <w:webHidden/>
            <w:szCs w:val="21"/>
          </w:rPr>
          <w:t>9</w:t>
        </w:r>
        <w:r w:rsidRPr="0066279D">
          <w:rPr>
            <w:noProof/>
            <w:webHidden/>
            <w:szCs w:val="21"/>
          </w:rPr>
          <w:fldChar w:fldCharType="end"/>
        </w:r>
      </w:hyperlink>
    </w:p>
    <w:p w14:paraId="57DAB59C"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18" w:history="1">
        <w:r w:rsidRPr="0066279D">
          <w:rPr>
            <w:rStyle w:val="afa"/>
            <w:bCs/>
            <w:noProof/>
            <w:szCs w:val="21"/>
            <w:lang w:eastAsia="zh-CN"/>
          </w:rPr>
          <w:t>3.1</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实验动物</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_Toc207615318 \h </w:instrText>
        </w:r>
        <w:r w:rsidRPr="0066279D">
          <w:rPr>
            <w:noProof/>
            <w:webHidden/>
            <w:szCs w:val="21"/>
          </w:rPr>
        </w:r>
        <w:r w:rsidRPr="0066279D">
          <w:rPr>
            <w:noProof/>
            <w:webHidden/>
            <w:szCs w:val="21"/>
          </w:rPr>
          <w:fldChar w:fldCharType="separate"/>
        </w:r>
        <w:r w:rsidRPr="0066279D">
          <w:rPr>
            <w:noProof/>
            <w:webHidden/>
            <w:szCs w:val="21"/>
          </w:rPr>
          <w:t>9</w:t>
        </w:r>
        <w:r w:rsidRPr="0066279D">
          <w:rPr>
            <w:noProof/>
            <w:webHidden/>
            <w:szCs w:val="21"/>
          </w:rPr>
          <w:fldChar w:fldCharType="end"/>
        </w:r>
      </w:hyperlink>
    </w:p>
    <w:p w14:paraId="7C75F523"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19" w:history="1">
        <w:r w:rsidRPr="0066279D">
          <w:rPr>
            <w:rStyle w:val="afa"/>
            <w:bCs/>
            <w:noProof/>
            <w:szCs w:val="21"/>
            <w:lang w:eastAsia="zh-CN"/>
          </w:rPr>
          <w:t>3.1.1</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种属、品系和等级</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_Toc207615319 \h </w:instrText>
        </w:r>
        <w:r w:rsidRPr="0066279D">
          <w:rPr>
            <w:noProof/>
            <w:webHidden/>
            <w:szCs w:val="21"/>
          </w:rPr>
        </w:r>
        <w:r w:rsidRPr="0066279D">
          <w:rPr>
            <w:noProof/>
            <w:webHidden/>
            <w:szCs w:val="21"/>
          </w:rPr>
          <w:fldChar w:fldCharType="separate"/>
        </w:r>
        <w:r w:rsidRPr="0066279D">
          <w:rPr>
            <w:noProof/>
            <w:webHidden/>
            <w:szCs w:val="21"/>
          </w:rPr>
          <w:t>9</w:t>
        </w:r>
        <w:r w:rsidRPr="0066279D">
          <w:rPr>
            <w:noProof/>
            <w:webHidden/>
            <w:szCs w:val="21"/>
          </w:rPr>
          <w:fldChar w:fldCharType="end"/>
        </w:r>
      </w:hyperlink>
    </w:p>
    <w:p w14:paraId="544A4D41"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20" w:history="1">
        <w:r w:rsidRPr="0066279D">
          <w:rPr>
            <w:rStyle w:val="afa"/>
            <w:bCs/>
            <w:noProof/>
            <w:szCs w:val="21"/>
            <w:lang w:eastAsia="zh-CN"/>
          </w:rPr>
          <w:t>3.1.2</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用于筛选的动物性别和数量</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_Toc207615320 \h </w:instrText>
        </w:r>
        <w:r w:rsidRPr="0066279D">
          <w:rPr>
            <w:noProof/>
            <w:webHidden/>
            <w:szCs w:val="21"/>
          </w:rPr>
        </w:r>
        <w:r w:rsidRPr="0066279D">
          <w:rPr>
            <w:noProof/>
            <w:webHidden/>
            <w:szCs w:val="21"/>
          </w:rPr>
          <w:fldChar w:fldCharType="separate"/>
        </w:r>
        <w:r w:rsidRPr="0066279D">
          <w:rPr>
            <w:noProof/>
            <w:webHidden/>
            <w:szCs w:val="21"/>
          </w:rPr>
          <w:t>9</w:t>
        </w:r>
        <w:r w:rsidRPr="0066279D">
          <w:rPr>
            <w:noProof/>
            <w:webHidden/>
            <w:szCs w:val="21"/>
          </w:rPr>
          <w:fldChar w:fldCharType="end"/>
        </w:r>
      </w:hyperlink>
    </w:p>
    <w:p w14:paraId="41829519"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21" w:history="1">
        <w:r w:rsidRPr="0066279D">
          <w:rPr>
            <w:rStyle w:val="afa"/>
            <w:bCs/>
            <w:noProof/>
            <w:szCs w:val="21"/>
            <w:lang w:eastAsia="zh-CN"/>
          </w:rPr>
          <w:t>3.1.3</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用于试验的动物性别和数量</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_Toc207615321 \h </w:instrText>
        </w:r>
        <w:r w:rsidRPr="0066279D">
          <w:rPr>
            <w:noProof/>
            <w:webHidden/>
            <w:szCs w:val="21"/>
          </w:rPr>
        </w:r>
        <w:r w:rsidRPr="0066279D">
          <w:rPr>
            <w:noProof/>
            <w:webHidden/>
            <w:szCs w:val="21"/>
          </w:rPr>
          <w:fldChar w:fldCharType="separate"/>
        </w:r>
        <w:r w:rsidRPr="0066279D">
          <w:rPr>
            <w:noProof/>
            <w:webHidden/>
            <w:szCs w:val="21"/>
          </w:rPr>
          <w:t>9</w:t>
        </w:r>
        <w:r w:rsidRPr="0066279D">
          <w:rPr>
            <w:noProof/>
            <w:webHidden/>
            <w:szCs w:val="21"/>
          </w:rPr>
          <w:fldChar w:fldCharType="end"/>
        </w:r>
      </w:hyperlink>
    </w:p>
    <w:p w14:paraId="499EBBCB"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22" w:history="1">
        <w:r w:rsidRPr="0066279D">
          <w:rPr>
            <w:rStyle w:val="afa"/>
            <w:bCs/>
            <w:noProof/>
            <w:szCs w:val="21"/>
            <w:lang w:eastAsia="zh-CN"/>
          </w:rPr>
          <w:t>3.1.4</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分组时体重和周龄</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_Toc207615322 \h </w:instrText>
        </w:r>
        <w:r w:rsidRPr="0066279D">
          <w:rPr>
            <w:noProof/>
            <w:webHidden/>
            <w:szCs w:val="21"/>
          </w:rPr>
        </w:r>
        <w:r w:rsidRPr="0066279D">
          <w:rPr>
            <w:noProof/>
            <w:webHidden/>
            <w:szCs w:val="21"/>
          </w:rPr>
          <w:fldChar w:fldCharType="separate"/>
        </w:r>
        <w:r w:rsidRPr="0066279D">
          <w:rPr>
            <w:noProof/>
            <w:webHidden/>
            <w:szCs w:val="21"/>
          </w:rPr>
          <w:t>10</w:t>
        </w:r>
        <w:r w:rsidRPr="0066279D">
          <w:rPr>
            <w:noProof/>
            <w:webHidden/>
            <w:szCs w:val="21"/>
          </w:rPr>
          <w:fldChar w:fldCharType="end"/>
        </w:r>
      </w:hyperlink>
    </w:p>
    <w:p w14:paraId="6997412C"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23" w:history="1">
        <w:r w:rsidRPr="0066279D">
          <w:rPr>
            <w:rStyle w:val="afa"/>
            <w:bCs/>
            <w:noProof/>
            <w:szCs w:val="21"/>
            <w:lang w:eastAsia="zh-CN"/>
          </w:rPr>
          <w:t>3.1.5</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动物来源及合格证号</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_Toc207615323 \h </w:instrText>
        </w:r>
        <w:r w:rsidRPr="0066279D">
          <w:rPr>
            <w:noProof/>
            <w:webHidden/>
            <w:szCs w:val="21"/>
          </w:rPr>
        </w:r>
        <w:r w:rsidRPr="0066279D">
          <w:rPr>
            <w:noProof/>
            <w:webHidden/>
            <w:szCs w:val="21"/>
          </w:rPr>
          <w:fldChar w:fldCharType="separate"/>
        </w:r>
        <w:r w:rsidRPr="0066279D">
          <w:rPr>
            <w:noProof/>
            <w:webHidden/>
            <w:szCs w:val="21"/>
          </w:rPr>
          <w:t>10</w:t>
        </w:r>
        <w:r w:rsidRPr="0066279D">
          <w:rPr>
            <w:noProof/>
            <w:webHidden/>
            <w:szCs w:val="21"/>
          </w:rPr>
          <w:fldChar w:fldCharType="end"/>
        </w:r>
      </w:hyperlink>
    </w:p>
    <w:p w14:paraId="6AAC1A6F"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24" w:history="1">
        <w:r w:rsidRPr="0066279D">
          <w:rPr>
            <w:rStyle w:val="afa"/>
            <w:bCs/>
            <w:noProof/>
            <w:szCs w:val="21"/>
            <w:lang w:eastAsia="zh-CN"/>
          </w:rPr>
          <w:t>3.1.6</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动物种属及数量的选择理由</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_Toc207615324 \h </w:instrText>
        </w:r>
        <w:r w:rsidRPr="0066279D">
          <w:rPr>
            <w:noProof/>
            <w:webHidden/>
            <w:szCs w:val="21"/>
          </w:rPr>
        </w:r>
        <w:r w:rsidRPr="0066279D">
          <w:rPr>
            <w:noProof/>
            <w:webHidden/>
            <w:szCs w:val="21"/>
          </w:rPr>
          <w:fldChar w:fldCharType="separate"/>
        </w:r>
        <w:r w:rsidRPr="0066279D">
          <w:rPr>
            <w:noProof/>
            <w:webHidden/>
            <w:szCs w:val="21"/>
          </w:rPr>
          <w:t>10</w:t>
        </w:r>
        <w:r w:rsidRPr="0066279D">
          <w:rPr>
            <w:noProof/>
            <w:webHidden/>
            <w:szCs w:val="21"/>
          </w:rPr>
          <w:fldChar w:fldCharType="end"/>
        </w:r>
      </w:hyperlink>
    </w:p>
    <w:p w14:paraId="677F1247"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25" w:history="1">
        <w:r w:rsidRPr="0066279D">
          <w:rPr>
            <w:rStyle w:val="afa"/>
            <w:bCs/>
            <w:noProof/>
            <w:szCs w:val="21"/>
            <w:lang w:eastAsia="zh-CN"/>
          </w:rPr>
          <w:t>3.1.7</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动物标识</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_Toc207615325 \h </w:instrText>
        </w:r>
        <w:r w:rsidRPr="0066279D">
          <w:rPr>
            <w:noProof/>
            <w:webHidden/>
            <w:szCs w:val="21"/>
          </w:rPr>
        </w:r>
        <w:r w:rsidRPr="0066279D">
          <w:rPr>
            <w:noProof/>
            <w:webHidden/>
            <w:szCs w:val="21"/>
          </w:rPr>
          <w:fldChar w:fldCharType="separate"/>
        </w:r>
        <w:r w:rsidRPr="0066279D">
          <w:rPr>
            <w:noProof/>
            <w:webHidden/>
            <w:szCs w:val="21"/>
          </w:rPr>
          <w:t>10</w:t>
        </w:r>
        <w:r w:rsidRPr="0066279D">
          <w:rPr>
            <w:noProof/>
            <w:webHidden/>
            <w:szCs w:val="21"/>
          </w:rPr>
          <w:fldChar w:fldCharType="end"/>
        </w:r>
      </w:hyperlink>
    </w:p>
    <w:p w14:paraId="10ED1499"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26" w:history="1">
        <w:r w:rsidRPr="0066279D">
          <w:rPr>
            <w:rStyle w:val="afa"/>
            <w:bCs/>
            <w:noProof/>
            <w:szCs w:val="21"/>
            <w:lang w:eastAsia="zh-CN"/>
          </w:rPr>
          <w:t>3.2</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动物饲养</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_Toc207615326 \h </w:instrText>
        </w:r>
        <w:r w:rsidRPr="0066279D">
          <w:rPr>
            <w:noProof/>
            <w:webHidden/>
            <w:szCs w:val="21"/>
          </w:rPr>
        </w:r>
        <w:r w:rsidRPr="0066279D">
          <w:rPr>
            <w:noProof/>
            <w:webHidden/>
            <w:szCs w:val="21"/>
          </w:rPr>
          <w:fldChar w:fldCharType="separate"/>
        </w:r>
        <w:r w:rsidRPr="0066279D">
          <w:rPr>
            <w:noProof/>
            <w:webHidden/>
            <w:szCs w:val="21"/>
          </w:rPr>
          <w:t>10</w:t>
        </w:r>
        <w:r w:rsidRPr="0066279D">
          <w:rPr>
            <w:noProof/>
            <w:webHidden/>
            <w:szCs w:val="21"/>
          </w:rPr>
          <w:fldChar w:fldCharType="end"/>
        </w:r>
      </w:hyperlink>
    </w:p>
    <w:p w14:paraId="723BED26"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27" w:history="1">
        <w:r w:rsidRPr="0066279D">
          <w:rPr>
            <w:rStyle w:val="afa"/>
            <w:bCs/>
            <w:noProof/>
            <w:szCs w:val="21"/>
            <w:lang w:eastAsia="zh-CN"/>
          </w:rPr>
          <w:t>3.2.1</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检疫和适应期</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_Toc207615327 \h </w:instrText>
        </w:r>
        <w:r w:rsidRPr="0066279D">
          <w:rPr>
            <w:noProof/>
            <w:webHidden/>
            <w:szCs w:val="21"/>
          </w:rPr>
        </w:r>
        <w:r w:rsidRPr="0066279D">
          <w:rPr>
            <w:noProof/>
            <w:webHidden/>
            <w:szCs w:val="21"/>
          </w:rPr>
          <w:fldChar w:fldCharType="separate"/>
        </w:r>
        <w:r w:rsidRPr="0066279D">
          <w:rPr>
            <w:noProof/>
            <w:webHidden/>
            <w:szCs w:val="21"/>
          </w:rPr>
          <w:t>10</w:t>
        </w:r>
        <w:r w:rsidRPr="0066279D">
          <w:rPr>
            <w:noProof/>
            <w:webHidden/>
            <w:szCs w:val="21"/>
          </w:rPr>
          <w:fldChar w:fldCharType="end"/>
        </w:r>
      </w:hyperlink>
    </w:p>
    <w:p w14:paraId="0005B428"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28" w:history="1">
        <w:r w:rsidRPr="0066279D">
          <w:rPr>
            <w:rStyle w:val="afa"/>
            <w:bCs/>
            <w:noProof/>
            <w:szCs w:val="21"/>
            <w:lang w:eastAsia="zh-CN"/>
          </w:rPr>
          <w:t>3.2.2</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饲养</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_Toc207615328 \h </w:instrText>
        </w:r>
        <w:r w:rsidRPr="0066279D">
          <w:rPr>
            <w:noProof/>
            <w:webHidden/>
            <w:szCs w:val="21"/>
          </w:rPr>
        </w:r>
        <w:r w:rsidRPr="0066279D">
          <w:rPr>
            <w:noProof/>
            <w:webHidden/>
            <w:szCs w:val="21"/>
          </w:rPr>
          <w:fldChar w:fldCharType="separate"/>
        </w:r>
        <w:r w:rsidRPr="0066279D">
          <w:rPr>
            <w:noProof/>
            <w:webHidden/>
            <w:szCs w:val="21"/>
          </w:rPr>
          <w:t>11</w:t>
        </w:r>
        <w:r w:rsidRPr="0066279D">
          <w:rPr>
            <w:noProof/>
            <w:webHidden/>
            <w:szCs w:val="21"/>
          </w:rPr>
          <w:fldChar w:fldCharType="end"/>
        </w:r>
      </w:hyperlink>
    </w:p>
    <w:p w14:paraId="75DD24FD"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29" w:history="1">
        <w:r w:rsidRPr="0066279D">
          <w:rPr>
            <w:rStyle w:val="afa"/>
            <w:bCs/>
            <w:noProof/>
            <w:szCs w:val="21"/>
            <w:lang w:eastAsia="zh-CN"/>
          </w:rPr>
          <w:t>3.2.3</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饲养环境</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_Toc207615329 \h </w:instrText>
        </w:r>
        <w:r w:rsidRPr="0066279D">
          <w:rPr>
            <w:noProof/>
            <w:webHidden/>
            <w:szCs w:val="21"/>
          </w:rPr>
        </w:r>
        <w:r w:rsidRPr="0066279D">
          <w:rPr>
            <w:noProof/>
            <w:webHidden/>
            <w:szCs w:val="21"/>
          </w:rPr>
          <w:fldChar w:fldCharType="separate"/>
        </w:r>
        <w:r w:rsidRPr="0066279D">
          <w:rPr>
            <w:noProof/>
            <w:webHidden/>
            <w:szCs w:val="21"/>
          </w:rPr>
          <w:t>11</w:t>
        </w:r>
        <w:r w:rsidRPr="0066279D">
          <w:rPr>
            <w:noProof/>
            <w:webHidden/>
            <w:szCs w:val="21"/>
          </w:rPr>
          <w:fldChar w:fldCharType="end"/>
        </w:r>
      </w:hyperlink>
    </w:p>
    <w:p w14:paraId="3FE10289"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30" w:history="1">
        <w:r w:rsidRPr="0066279D">
          <w:rPr>
            <w:rStyle w:val="afa"/>
            <w:bCs/>
            <w:noProof/>
            <w:szCs w:val="21"/>
            <w:lang w:eastAsia="zh-CN"/>
          </w:rPr>
          <w:t>3.2.4</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饲料</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_Toc207615330 \h </w:instrText>
        </w:r>
        <w:r w:rsidRPr="0066279D">
          <w:rPr>
            <w:noProof/>
            <w:webHidden/>
            <w:szCs w:val="21"/>
          </w:rPr>
        </w:r>
        <w:r w:rsidRPr="0066279D">
          <w:rPr>
            <w:noProof/>
            <w:webHidden/>
            <w:szCs w:val="21"/>
          </w:rPr>
          <w:fldChar w:fldCharType="separate"/>
        </w:r>
        <w:r w:rsidRPr="0066279D">
          <w:rPr>
            <w:noProof/>
            <w:webHidden/>
            <w:szCs w:val="21"/>
          </w:rPr>
          <w:t>11</w:t>
        </w:r>
        <w:r w:rsidRPr="0066279D">
          <w:rPr>
            <w:noProof/>
            <w:webHidden/>
            <w:szCs w:val="21"/>
          </w:rPr>
          <w:fldChar w:fldCharType="end"/>
        </w:r>
      </w:hyperlink>
    </w:p>
    <w:p w14:paraId="362B1684"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31" w:history="1">
        <w:r w:rsidRPr="0066279D">
          <w:rPr>
            <w:rStyle w:val="afa"/>
            <w:bCs/>
            <w:noProof/>
            <w:szCs w:val="21"/>
            <w:lang w:eastAsia="zh-CN"/>
          </w:rPr>
          <w:t>3.2.5</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饮水</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_Toc207615331 \h </w:instrText>
        </w:r>
        <w:r w:rsidRPr="0066279D">
          <w:rPr>
            <w:noProof/>
            <w:webHidden/>
            <w:szCs w:val="21"/>
          </w:rPr>
        </w:r>
        <w:r w:rsidRPr="0066279D">
          <w:rPr>
            <w:noProof/>
            <w:webHidden/>
            <w:szCs w:val="21"/>
          </w:rPr>
          <w:fldChar w:fldCharType="separate"/>
        </w:r>
        <w:r w:rsidRPr="0066279D">
          <w:rPr>
            <w:noProof/>
            <w:webHidden/>
            <w:szCs w:val="21"/>
          </w:rPr>
          <w:t>11</w:t>
        </w:r>
        <w:r w:rsidRPr="0066279D">
          <w:rPr>
            <w:noProof/>
            <w:webHidden/>
            <w:szCs w:val="21"/>
          </w:rPr>
          <w:fldChar w:fldCharType="end"/>
        </w:r>
      </w:hyperlink>
    </w:p>
    <w:p w14:paraId="2E0B8A24"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32" w:history="1">
        <w:r w:rsidRPr="0066279D">
          <w:rPr>
            <w:rStyle w:val="afa"/>
            <w:bCs/>
            <w:noProof/>
            <w:szCs w:val="21"/>
            <w:lang w:eastAsia="zh-CN"/>
          </w:rPr>
          <w:t>3.2.6</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垫料</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_Toc207615332 \h </w:instrText>
        </w:r>
        <w:r w:rsidRPr="0066279D">
          <w:rPr>
            <w:noProof/>
            <w:webHidden/>
            <w:szCs w:val="21"/>
          </w:rPr>
        </w:r>
        <w:r w:rsidRPr="0066279D">
          <w:rPr>
            <w:noProof/>
            <w:webHidden/>
            <w:szCs w:val="21"/>
          </w:rPr>
          <w:fldChar w:fldCharType="separate"/>
        </w:r>
        <w:r w:rsidRPr="0066279D">
          <w:rPr>
            <w:noProof/>
            <w:webHidden/>
            <w:szCs w:val="21"/>
          </w:rPr>
          <w:t>11</w:t>
        </w:r>
        <w:r w:rsidRPr="0066279D">
          <w:rPr>
            <w:noProof/>
            <w:webHidden/>
            <w:szCs w:val="21"/>
          </w:rPr>
          <w:fldChar w:fldCharType="end"/>
        </w:r>
      </w:hyperlink>
    </w:p>
    <w:p w14:paraId="0BBF45CC"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33" w:history="1">
        <w:r w:rsidRPr="0066279D">
          <w:rPr>
            <w:rStyle w:val="afa"/>
            <w:bCs/>
            <w:noProof/>
            <w:szCs w:val="21"/>
            <w:lang w:eastAsia="zh-CN"/>
          </w:rPr>
          <w:t>3.3</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实验前动物健康筛选</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_Toc207615333 \h </w:instrText>
        </w:r>
        <w:r w:rsidRPr="0066279D">
          <w:rPr>
            <w:noProof/>
            <w:webHidden/>
            <w:szCs w:val="21"/>
          </w:rPr>
        </w:r>
        <w:r w:rsidRPr="0066279D">
          <w:rPr>
            <w:noProof/>
            <w:webHidden/>
            <w:szCs w:val="21"/>
          </w:rPr>
          <w:fldChar w:fldCharType="separate"/>
        </w:r>
        <w:r w:rsidRPr="0066279D">
          <w:rPr>
            <w:noProof/>
            <w:webHidden/>
            <w:szCs w:val="21"/>
          </w:rPr>
          <w:t>12</w:t>
        </w:r>
        <w:r w:rsidRPr="0066279D">
          <w:rPr>
            <w:noProof/>
            <w:webHidden/>
            <w:szCs w:val="21"/>
          </w:rPr>
          <w:fldChar w:fldCharType="end"/>
        </w:r>
      </w:hyperlink>
    </w:p>
    <w:p w14:paraId="43E557DC"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34" w:history="1">
        <w:r w:rsidRPr="0066279D">
          <w:rPr>
            <w:rStyle w:val="afa"/>
            <w:bCs/>
            <w:noProof/>
            <w:szCs w:val="21"/>
            <w:lang w:eastAsia="zh-CN"/>
          </w:rPr>
          <w:t>3.4</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动物随机分组</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_Toc207615334 \h </w:instrText>
        </w:r>
        <w:r w:rsidRPr="0066279D">
          <w:rPr>
            <w:noProof/>
            <w:webHidden/>
            <w:szCs w:val="21"/>
          </w:rPr>
        </w:r>
        <w:r w:rsidRPr="0066279D">
          <w:rPr>
            <w:noProof/>
            <w:webHidden/>
            <w:szCs w:val="21"/>
          </w:rPr>
          <w:fldChar w:fldCharType="separate"/>
        </w:r>
        <w:r w:rsidRPr="0066279D">
          <w:rPr>
            <w:noProof/>
            <w:webHidden/>
            <w:szCs w:val="21"/>
          </w:rPr>
          <w:t>12</w:t>
        </w:r>
        <w:r w:rsidRPr="0066279D">
          <w:rPr>
            <w:noProof/>
            <w:webHidden/>
            <w:szCs w:val="21"/>
          </w:rPr>
          <w:fldChar w:fldCharType="end"/>
        </w:r>
      </w:hyperlink>
    </w:p>
    <w:p w14:paraId="506867F7"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35" w:history="1">
        <w:r w:rsidRPr="0066279D">
          <w:rPr>
            <w:rStyle w:val="afa"/>
            <w:bCs/>
            <w:noProof/>
            <w:szCs w:val="21"/>
            <w:lang w:eastAsia="zh-CN"/>
          </w:rPr>
          <w:t>3.5</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试验设计</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_Toc207615335 \h </w:instrText>
        </w:r>
        <w:r w:rsidRPr="0066279D">
          <w:rPr>
            <w:noProof/>
            <w:webHidden/>
            <w:szCs w:val="21"/>
          </w:rPr>
        </w:r>
        <w:r w:rsidRPr="0066279D">
          <w:rPr>
            <w:noProof/>
            <w:webHidden/>
            <w:szCs w:val="21"/>
          </w:rPr>
          <w:fldChar w:fldCharType="separate"/>
        </w:r>
        <w:r w:rsidRPr="0066279D">
          <w:rPr>
            <w:noProof/>
            <w:webHidden/>
            <w:szCs w:val="21"/>
          </w:rPr>
          <w:t>12</w:t>
        </w:r>
        <w:r w:rsidRPr="0066279D">
          <w:rPr>
            <w:noProof/>
            <w:webHidden/>
            <w:szCs w:val="21"/>
          </w:rPr>
          <w:fldChar w:fldCharType="end"/>
        </w:r>
      </w:hyperlink>
    </w:p>
    <w:p w14:paraId="50694ECA"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36" w:history="1">
        <w:r w:rsidRPr="0066279D">
          <w:rPr>
            <w:rStyle w:val="afa"/>
            <w:noProof/>
            <w:szCs w:val="21"/>
            <w:lang w:eastAsia="zh-CN"/>
          </w:rPr>
          <w:t>3.5.1</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剂量设计理由</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_Toc207615336 \h </w:instrText>
        </w:r>
        <w:r w:rsidRPr="0066279D">
          <w:rPr>
            <w:noProof/>
            <w:webHidden/>
            <w:szCs w:val="21"/>
          </w:rPr>
        </w:r>
        <w:r w:rsidRPr="0066279D">
          <w:rPr>
            <w:noProof/>
            <w:webHidden/>
            <w:szCs w:val="21"/>
          </w:rPr>
          <w:fldChar w:fldCharType="separate"/>
        </w:r>
        <w:r w:rsidRPr="0066279D">
          <w:rPr>
            <w:noProof/>
            <w:webHidden/>
            <w:szCs w:val="21"/>
          </w:rPr>
          <w:t>12</w:t>
        </w:r>
        <w:r w:rsidRPr="0066279D">
          <w:rPr>
            <w:noProof/>
            <w:webHidden/>
            <w:szCs w:val="21"/>
          </w:rPr>
          <w:fldChar w:fldCharType="end"/>
        </w:r>
      </w:hyperlink>
    </w:p>
    <w:p w14:paraId="73006FF9"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37" w:history="1">
        <w:r w:rsidRPr="0066279D">
          <w:rPr>
            <w:rStyle w:val="afa"/>
            <w:noProof/>
            <w:szCs w:val="21"/>
            <w:lang w:eastAsia="zh-CN"/>
          </w:rPr>
          <w:t>3.5.2</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剂量设计</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_Toc207615337 \h </w:instrText>
        </w:r>
        <w:r w:rsidRPr="0066279D">
          <w:rPr>
            <w:noProof/>
            <w:webHidden/>
            <w:szCs w:val="21"/>
          </w:rPr>
        </w:r>
        <w:r w:rsidRPr="0066279D">
          <w:rPr>
            <w:noProof/>
            <w:webHidden/>
            <w:szCs w:val="21"/>
          </w:rPr>
          <w:fldChar w:fldCharType="separate"/>
        </w:r>
        <w:r w:rsidRPr="0066279D">
          <w:rPr>
            <w:noProof/>
            <w:webHidden/>
            <w:szCs w:val="21"/>
          </w:rPr>
          <w:t>12</w:t>
        </w:r>
        <w:r w:rsidRPr="0066279D">
          <w:rPr>
            <w:noProof/>
            <w:webHidden/>
            <w:szCs w:val="21"/>
          </w:rPr>
          <w:fldChar w:fldCharType="end"/>
        </w:r>
      </w:hyperlink>
    </w:p>
    <w:p w14:paraId="72D4A66E" w14:textId="77777777" w:rsidR="0066279D" w:rsidRPr="0066279D" w:rsidRDefault="0066279D" w:rsidP="0066279D">
      <w:pPr>
        <w:pStyle w:val="TOC1"/>
        <w:rPr>
          <w:rFonts w:asciiTheme="minorHAnsi" w:eastAsiaTheme="minorEastAsia" w:hAnsiTheme="minorHAnsi" w:cstheme="minorBidi" w:hint="eastAsia"/>
          <w:noProof/>
          <w:kern w:val="2"/>
          <w:szCs w:val="21"/>
          <w:lang w:eastAsia="zh-CN"/>
        </w:rPr>
      </w:pPr>
      <w:hyperlink w:anchor="_Toc207615338" w:history="1">
        <w:r w:rsidRPr="0066279D">
          <w:rPr>
            <w:rStyle w:val="afa"/>
            <w:noProof/>
            <w:szCs w:val="21"/>
            <w:lang w:eastAsia="zh-CN"/>
          </w:rPr>
          <w:t>4</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试验方法</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_Toc207615338 \h </w:instrText>
        </w:r>
        <w:r w:rsidRPr="0066279D">
          <w:rPr>
            <w:noProof/>
            <w:webHidden/>
            <w:szCs w:val="21"/>
          </w:rPr>
        </w:r>
        <w:r w:rsidRPr="0066279D">
          <w:rPr>
            <w:noProof/>
            <w:webHidden/>
            <w:szCs w:val="21"/>
          </w:rPr>
          <w:fldChar w:fldCharType="separate"/>
        </w:r>
        <w:r w:rsidRPr="0066279D">
          <w:rPr>
            <w:noProof/>
            <w:webHidden/>
            <w:szCs w:val="21"/>
          </w:rPr>
          <w:t>13</w:t>
        </w:r>
        <w:r w:rsidRPr="0066279D">
          <w:rPr>
            <w:noProof/>
            <w:webHidden/>
            <w:szCs w:val="21"/>
          </w:rPr>
          <w:fldChar w:fldCharType="end"/>
        </w:r>
      </w:hyperlink>
    </w:p>
    <w:p w14:paraId="6301B748"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39" w:history="1">
        <w:r w:rsidRPr="0066279D">
          <w:rPr>
            <w:rStyle w:val="afa"/>
            <w:noProof/>
            <w:szCs w:val="21"/>
            <w:lang w:eastAsia="zh-CN"/>
          </w:rPr>
          <w:t>4.1</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给药</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_Toc207615339 \h </w:instrText>
        </w:r>
        <w:r w:rsidRPr="0066279D">
          <w:rPr>
            <w:noProof/>
            <w:webHidden/>
            <w:szCs w:val="21"/>
          </w:rPr>
        </w:r>
        <w:r w:rsidRPr="0066279D">
          <w:rPr>
            <w:noProof/>
            <w:webHidden/>
            <w:szCs w:val="21"/>
          </w:rPr>
          <w:fldChar w:fldCharType="separate"/>
        </w:r>
        <w:r w:rsidRPr="0066279D">
          <w:rPr>
            <w:noProof/>
            <w:webHidden/>
            <w:szCs w:val="21"/>
          </w:rPr>
          <w:t>13</w:t>
        </w:r>
        <w:r w:rsidRPr="0066279D">
          <w:rPr>
            <w:noProof/>
            <w:webHidden/>
            <w:szCs w:val="21"/>
          </w:rPr>
          <w:fldChar w:fldCharType="end"/>
        </w:r>
      </w:hyperlink>
    </w:p>
    <w:p w14:paraId="53E11F98"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40" w:history="1">
        <w:r w:rsidRPr="0066279D">
          <w:rPr>
            <w:rStyle w:val="afa"/>
            <w:noProof/>
            <w:szCs w:val="21"/>
            <w:lang w:eastAsia="zh-CN"/>
          </w:rPr>
          <w:t>4.1.1</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致敏和激发给药途径及选择理由</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_Toc207615340 \h </w:instrText>
        </w:r>
        <w:r w:rsidRPr="0066279D">
          <w:rPr>
            <w:noProof/>
            <w:webHidden/>
            <w:szCs w:val="21"/>
          </w:rPr>
        </w:r>
        <w:r w:rsidRPr="0066279D">
          <w:rPr>
            <w:noProof/>
            <w:webHidden/>
            <w:szCs w:val="21"/>
          </w:rPr>
          <w:fldChar w:fldCharType="separate"/>
        </w:r>
        <w:r w:rsidRPr="0066279D">
          <w:rPr>
            <w:noProof/>
            <w:webHidden/>
            <w:szCs w:val="21"/>
          </w:rPr>
          <w:t>13</w:t>
        </w:r>
        <w:r w:rsidRPr="0066279D">
          <w:rPr>
            <w:noProof/>
            <w:webHidden/>
            <w:szCs w:val="21"/>
          </w:rPr>
          <w:fldChar w:fldCharType="end"/>
        </w:r>
      </w:hyperlink>
    </w:p>
    <w:p w14:paraId="7E85ED45"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41" w:history="1">
        <w:r w:rsidRPr="0066279D">
          <w:rPr>
            <w:rStyle w:val="afa"/>
            <w:noProof/>
            <w:szCs w:val="21"/>
            <w:lang w:eastAsia="zh-CN"/>
          </w:rPr>
          <w:t>4.1.2</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给药频率及理由</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_Toc207615341 \h </w:instrText>
        </w:r>
        <w:r w:rsidRPr="0066279D">
          <w:rPr>
            <w:noProof/>
            <w:webHidden/>
            <w:szCs w:val="21"/>
          </w:rPr>
        </w:r>
        <w:r w:rsidRPr="0066279D">
          <w:rPr>
            <w:noProof/>
            <w:webHidden/>
            <w:szCs w:val="21"/>
          </w:rPr>
          <w:fldChar w:fldCharType="separate"/>
        </w:r>
        <w:r w:rsidRPr="0066279D">
          <w:rPr>
            <w:noProof/>
            <w:webHidden/>
            <w:szCs w:val="21"/>
          </w:rPr>
          <w:t>13</w:t>
        </w:r>
        <w:r w:rsidRPr="0066279D">
          <w:rPr>
            <w:noProof/>
            <w:webHidden/>
            <w:szCs w:val="21"/>
          </w:rPr>
          <w:fldChar w:fldCharType="end"/>
        </w:r>
      </w:hyperlink>
    </w:p>
    <w:p w14:paraId="72EC7536"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42" w:history="1">
        <w:r w:rsidRPr="0066279D">
          <w:rPr>
            <w:rStyle w:val="afa"/>
            <w:noProof/>
            <w:szCs w:val="21"/>
            <w:lang w:eastAsia="zh-CN"/>
          </w:rPr>
          <w:t>4.1.3</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给药部位</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_Toc207615342 \h </w:instrText>
        </w:r>
        <w:r w:rsidRPr="0066279D">
          <w:rPr>
            <w:noProof/>
            <w:webHidden/>
            <w:szCs w:val="21"/>
          </w:rPr>
        </w:r>
        <w:r w:rsidRPr="0066279D">
          <w:rPr>
            <w:noProof/>
            <w:webHidden/>
            <w:szCs w:val="21"/>
          </w:rPr>
          <w:fldChar w:fldCharType="separate"/>
        </w:r>
        <w:r w:rsidRPr="0066279D">
          <w:rPr>
            <w:noProof/>
            <w:webHidden/>
            <w:szCs w:val="21"/>
          </w:rPr>
          <w:t>13</w:t>
        </w:r>
        <w:r w:rsidRPr="0066279D">
          <w:rPr>
            <w:noProof/>
            <w:webHidden/>
            <w:szCs w:val="21"/>
          </w:rPr>
          <w:fldChar w:fldCharType="end"/>
        </w:r>
      </w:hyperlink>
    </w:p>
    <w:p w14:paraId="74599046"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43" w:history="1">
        <w:r w:rsidRPr="0066279D">
          <w:rPr>
            <w:rStyle w:val="afa"/>
            <w:noProof/>
            <w:szCs w:val="21"/>
            <w:lang w:eastAsia="zh-CN"/>
          </w:rPr>
          <w:t>4.1.4</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给药容量</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_Toc207615343 \h </w:instrText>
        </w:r>
        <w:r w:rsidRPr="0066279D">
          <w:rPr>
            <w:noProof/>
            <w:webHidden/>
            <w:szCs w:val="21"/>
          </w:rPr>
        </w:r>
        <w:r w:rsidRPr="0066279D">
          <w:rPr>
            <w:noProof/>
            <w:webHidden/>
            <w:szCs w:val="21"/>
          </w:rPr>
          <w:fldChar w:fldCharType="separate"/>
        </w:r>
        <w:r w:rsidRPr="0066279D">
          <w:rPr>
            <w:noProof/>
            <w:webHidden/>
            <w:szCs w:val="21"/>
          </w:rPr>
          <w:t>13</w:t>
        </w:r>
        <w:r w:rsidRPr="0066279D">
          <w:rPr>
            <w:noProof/>
            <w:webHidden/>
            <w:szCs w:val="21"/>
          </w:rPr>
          <w:fldChar w:fldCharType="end"/>
        </w:r>
      </w:hyperlink>
    </w:p>
    <w:p w14:paraId="2B00D0C8"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44" w:history="1">
        <w:r w:rsidRPr="0066279D">
          <w:rPr>
            <w:rStyle w:val="afa"/>
            <w:noProof/>
            <w:szCs w:val="21"/>
            <w:lang w:eastAsia="zh-CN"/>
          </w:rPr>
          <w:t>4.1.5</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给药量</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_Toc207615344 \h </w:instrText>
        </w:r>
        <w:r w:rsidRPr="0066279D">
          <w:rPr>
            <w:noProof/>
            <w:webHidden/>
            <w:szCs w:val="21"/>
          </w:rPr>
        </w:r>
        <w:r w:rsidRPr="0066279D">
          <w:rPr>
            <w:noProof/>
            <w:webHidden/>
            <w:szCs w:val="21"/>
          </w:rPr>
          <w:fldChar w:fldCharType="separate"/>
        </w:r>
        <w:r w:rsidRPr="0066279D">
          <w:rPr>
            <w:noProof/>
            <w:webHidden/>
            <w:szCs w:val="21"/>
          </w:rPr>
          <w:t>14</w:t>
        </w:r>
        <w:r w:rsidRPr="0066279D">
          <w:rPr>
            <w:noProof/>
            <w:webHidden/>
            <w:szCs w:val="21"/>
          </w:rPr>
          <w:fldChar w:fldCharType="end"/>
        </w:r>
      </w:hyperlink>
    </w:p>
    <w:p w14:paraId="59564C2A"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45" w:history="1">
        <w:r w:rsidRPr="0066279D">
          <w:rPr>
            <w:rStyle w:val="afa"/>
            <w:noProof/>
            <w:szCs w:val="21"/>
            <w:lang w:eastAsia="zh-CN"/>
          </w:rPr>
          <w:t>4.1.6</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给药速度</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_Toc207615345 \h </w:instrText>
        </w:r>
        <w:r w:rsidRPr="0066279D">
          <w:rPr>
            <w:noProof/>
            <w:webHidden/>
            <w:szCs w:val="21"/>
          </w:rPr>
        </w:r>
        <w:r w:rsidRPr="0066279D">
          <w:rPr>
            <w:noProof/>
            <w:webHidden/>
            <w:szCs w:val="21"/>
          </w:rPr>
          <w:fldChar w:fldCharType="separate"/>
        </w:r>
        <w:r w:rsidRPr="0066279D">
          <w:rPr>
            <w:noProof/>
            <w:webHidden/>
            <w:szCs w:val="21"/>
          </w:rPr>
          <w:t>14</w:t>
        </w:r>
        <w:r w:rsidRPr="0066279D">
          <w:rPr>
            <w:noProof/>
            <w:webHidden/>
            <w:szCs w:val="21"/>
          </w:rPr>
          <w:fldChar w:fldCharType="end"/>
        </w:r>
      </w:hyperlink>
    </w:p>
    <w:p w14:paraId="5EB4DA59"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46" w:history="1">
        <w:r w:rsidRPr="0066279D">
          <w:rPr>
            <w:rStyle w:val="afa"/>
            <w:bCs/>
            <w:noProof/>
            <w:szCs w:val="21"/>
            <w:lang w:eastAsia="zh-CN"/>
          </w:rPr>
          <w:t>4.2</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观察和评价标准</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_Toc207615346 \h </w:instrText>
        </w:r>
        <w:r w:rsidRPr="0066279D">
          <w:rPr>
            <w:noProof/>
            <w:webHidden/>
            <w:szCs w:val="21"/>
          </w:rPr>
        </w:r>
        <w:r w:rsidRPr="0066279D">
          <w:rPr>
            <w:noProof/>
            <w:webHidden/>
            <w:szCs w:val="21"/>
          </w:rPr>
          <w:fldChar w:fldCharType="separate"/>
        </w:r>
        <w:r w:rsidRPr="0066279D">
          <w:rPr>
            <w:noProof/>
            <w:webHidden/>
            <w:szCs w:val="21"/>
          </w:rPr>
          <w:t>14</w:t>
        </w:r>
        <w:r w:rsidRPr="0066279D">
          <w:rPr>
            <w:noProof/>
            <w:webHidden/>
            <w:szCs w:val="21"/>
          </w:rPr>
          <w:fldChar w:fldCharType="end"/>
        </w:r>
      </w:hyperlink>
    </w:p>
    <w:p w14:paraId="5B29622B"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47" w:history="1">
        <w:r w:rsidRPr="0066279D">
          <w:rPr>
            <w:rStyle w:val="afa"/>
            <w:bCs/>
            <w:noProof/>
            <w:szCs w:val="21"/>
            <w:lang w:eastAsia="zh-CN"/>
          </w:rPr>
          <w:t>4.2.1</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濒死</w:t>
        </w:r>
        <w:r w:rsidRPr="0066279D">
          <w:rPr>
            <w:rStyle w:val="afa"/>
            <w:bCs/>
            <w:noProof/>
            <w:szCs w:val="21"/>
            <w:lang w:eastAsia="zh-CN"/>
          </w:rPr>
          <w:t>/</w:t>
        </w:r>
        <w:r w:rsidRPr="0066279D">
          <w:rPr>
            <w:rStyle w:val="afa"/>
            <w:rFonts w:hint="eastAsia"/>
            <w:bCs/>
            <w:noProof/>
            <w:szCs w:val="21"/>
            <w:lang w:eastAsia="zh-CN"/>
          </w:rPr>
          <w:t>死亡观察</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_Toc207615347 \h </w:instrText>
        </w:r>
        <w:r w:rsidRPr="0066279D">
          <w:rPr>
            <w:noProof/>
            <w:webHidden/>
            <w:szCs w:val="21"/>
          </w:rPr>
        </w:r>
        <w:r w:rsidRPr="0066279D">
          <w:rPr>
            <w:noProof/>
            <w:webHidden/>
            <w:szCs w:val="21"/>
          </w:rPr>
          <w:fldChar w:fldCharType="separate"/>
        </w:r>
        <w:r w:rsidRPr="0066279D">
          <w:rPr>
            <w:noProof/>
            <w:webHidden/>
            <w:szCs w:val="21"/>
          </w:rPr>
          <w:t>14</w:t>
        </w:r>
        <w:r w:rsidRPr="0066279D">
          <w:rPr>
            <w:noProof/>
            <w:webHidden/>
            <w:szCs w:val="21"/>
          </w:rPr>
          <w:fldChar w:fldCharType="end"/>
        </w:r>
      </w:hyperlink>
    </w:p>
    <w:p w14:paraId="5DA803A8"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48" w:history="1">
        <w:r w:rsidRPr="0066279D">
          <w:rPr>
            <w:rStyle w:val="afa"/>
            <w:bCs/>
            <w:noProof/>
            <w:szCs w:val="21"/>
            <w:lang w:eastAsia="zh-CN"/>
          </w:rPr>
          <w:t>4.2.2</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体重</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_Toc207615348 \h </w:instrText>
        </w:r>
        <w:r w:rsidRPr="0066279D">
          <w:rPr>
            <w:noProof/>
            <w:webHidden/>
            <w:szCs w:val="21"/>
          </w:rPr>
        </w:r>
        <w:r w:rsidRPr="0066279D">
          <w:rPr>
            <w:noProof/>
            <w:webHidden/>
            <w:szCs w:val="21"/>
          </w:rPr>
          <w:fldChar w:fldCharType="separate"/>
        </w:r>
        <w:r w:rsidRPr="0066279D">
          <w:rPr>
            <w:noProof/>
            <w:webHidden/>
            <w:szCs w:val="21"/>
          </w:rPr>
          <w:t>14</w:t>
        </w:r>
        <w:r w:rsidRPr="0066279D">
          <w:rPr>
            <w:noProof/>
            <w:webHidden/>
            <w:szCs w:val="21"/>
          </w:rPr>
          <w:fldChar w:fldCharType="end"/>
        </w:r>
      </w:hyperlink>
    </w:p>
    <w:p w14:paraId="11A11D6D"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49" w:history="1">
        <w:r w:rsidRPr="0066279D">
          <w:rPr>
            <w:rStyle w:val="afa"/>
            <w:bCs/>
            <w:noProof/>
            <w:szCs w:val="21"/>
            <w:lang w:eastAsia="zh-CN"/>
          </w:rPr>
          <w:t>4.2.3</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一般观察</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_Toc207615349 \h </w:instrText>
        </w:r>
        <w:r w:rsidRPr="0066279D">
          <w:rPr>
            <w:noProof/>
            <w:webHidden/>
            <w:szCs w:val="21"/>
          </w:rPr>
        </w:r>
        <w:r w:rsidRPr="0066279D">
          <w:rPr>
            <w:noProof/>
            <w:webHidden/>
            <w:szCs w:val="21"/>
          </w:rPr>
          <w:fldChar w:fldCharType="separate"/>
        </w:r>
        <w:r w:rsidRPr="0066279D">
          <w:rPr>
            <w:noProof/>
            <w:webHidden/>
            <w:szCs w:val="21"/>
          </w:rPr>
          <w:t>14</w:t>
        </w:r>
        <w:r w:rsidRPr="0066279D">
          <w:rPr>
            <w:noProof/>
            <w:webHidden/>
            <w:szCs w:val="21"/>
          </w:rPr>
          <w:fldChar w:fldCharType="end"/>
        </w:r>
      </w:hyperlink>
    </w:p>
    <w:p w14:paraId="6CF28675"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50" w:history="1">
        <w:r w:rsidRPr="0066279D">
          <w:rPr>
            <w:rStyle w:val="afa"/>
            <w:bCs/>
            <w:noProof/>
            <w:szCs w:val="21"/>
            <w:lang w:eastAsia="zh-CN"/>
          </w:rPr>
          <w:t>4.2.4</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评价标准</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_Toc207615350 \h </w:instrText>
        </w:r>
        <w:r w:rsidRPr="0066279D">
          <w:rPr>
            <w:noProof/>
            <w:webHidden/>
            <w:szCs w:val="21"/>
          </w:rPr>
        </w:r>
        <w:r w:rsidRPr="0066279D">
          <w:rPr>
            <w:noProof/>
            <w:webHidden/>
            <w:szCs w:val="21"/>
          </w:rPr>
          <w:fldChar w:fldCharType="separate"/>
        </w:r>
        <w:r w:rsidRPr="0066279D">
          <w:rPr>
            <w:noProof/>
            <w:webHidden/>
            <w:szCs w:val="21"/>
          </w:rPr>
          <w:t>15</w:t>
        </w:r>
        <w:r w:rsidRPr="0066279D">
          <w:rPr>
            <w:noProof/>
            <w:webHidden/>
            <w:szCs w:val="21"/>
          </w:rPr>
          <w:fldChar w:fldCharType="end"/>
        </w:r>
      </w:hyperlink>
    </w:p>
    <w:p w14:paraId="2F1D289F"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51" w:history="1">
        <w:r w:rsidRPr="0066279D">
          <w:rPr>
            <w:rStyle w:val="afa"/>
            <w:bCs/>
            <w:noProof/>
            <w:szCs w:val="21"/>
            <w:lang w:eastAsia="zh-CN"/>
          </w:rPr>
          <w:t>4.2.5</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死亡或濒死动物处理</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_Toc207615351 \h </w:instrText>
        </w:r>
        <w:r w:rsidRPr="0066279D">
          <w:rPr>
            <w:noProof/>
            <w:webHidden/>
            <w:szCs w:val="21"/>
          </w:rPr>
        </w:r>
        <w:r w:rsidRPr="0066279D">
          <w:rPr>
            <w:noProof/>
            <w:webHidden/>
            <w:szCs w:val="21"/>
          </w:rPr>
          <w:fldChar w:fldCharType="separate"/>
        </w:r>
        <w:r w:rsidRPr="0066279D">
          <w:rPr>
            <w:noProof/>
            <w:webHidden/>
            <w:szCs w:val="21"/>
          </w:rPr>
          <w:t>15</w:t>
        </w:r>
        <w:r w:rsidRPr="0066279D">
          <w:rPr>
            <w:noProof/>
            <w:webHidden/>
            <w:szCs w:val="21"/>
          </w:rPr>
          <w:fldChar w:fldCharType="end"/>
        </w:r>
      </w:hyperlink>
    </w:p>
    <w:p w14:paraId="0CAC27D1" w14:textId="77777777" w:rsidR="0066279D" w:rsidRPr="0066279D" w:rsidRDefault="0066279D" w:rsidP="0066279D">
      <w:pPr>
        <w:pStyle w:val="TOC3"/>
        <w:tabs>
          <w:tab w:val="left" w:pos="1680"/>
          <w:tab w:val="right" w:leader="dot" w:pos="9061"/>
        </w:tabs>
        <w:ind w:left="880"/>
        <w:rPr>
          <w:rFonts w:asciiTheme="minorHAnsi" w:eastAsiaTheme="minorEastAsia" w:hAnsiTheme="minorHAnsi" w:cstheme="minorBidi" w:hint="eastAsia"/>
          <w:noProof/>
          <w:kern w:val="2"/>
          <w:szCs w:val="21"/>
          <w:lang w:eastAsia="zh-CN"/>
        </w:rPr>
      </w:pPr>
      <w:hyperlink w:anchor="_Toc207615352" w:history="1">
        <w:r w:rsidRPr="0066279D">
          <w:rPr>
            <w:rStyle w:val="afa"/>
            <w:bCs/>
            <w:noProof/>
            <w:szCs w:val="21"/>
            <w:lang w:eastAsia="zh-CN"/>
          </w:rPr>
          <w:t>4.2.6</w:t>
        </w:r>
        <w:r w:rsidRPr="0066279D">
          <w:rPr>
            <w:rFonts w:asciiTheme="minorHAnsi" w:eastAsiaTheme="minorEastAsia" w:hAnsiTheme="minorHAnsi" w:cstheme="minorBidi"/>
            <w:noProof/>
            <w:kern w:val="2"/>
            <w:szCs w:val="21"/>
            <w:lang w:eastAsia="zh-CN"/>
          </w:rPr>
          <w:tab/>
        </w:r>
        <w:r w:rsidRPr="0066279D">
          <w:rPr>
            <w:rStyle w:val="afa"/>
            <w:rFonts w:hint="eastAsia"/>
            <w:bCs/>
            <w:noProof/>
            <w:szCs w:val="21"/>
            <w:lang w:eastAsia="zh-CN"/>
          </w:rPr>
          <w:t>动物安乐死</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_Toc207615352 \h </w:instrText>
        </w:r>
        <w:r w:rsidRPr="0066279D">
          <w:rPr>
            <w:noProof/>
            <w:webHidden/>
            <w:szCs w:val="21"/>
          </w:rPr>
        </w:r>
        <w:r w:rsidRPr="0066279D">
          <w:rPr>
            <w:noProof/>
            <w:webHidden/>
            <w:szCs w:val="21"/>
          </w:rPr>
          <w:fldChar w:fldCharType="separate"/>
        </w:r>
        <w:r w:rsidRPr="0066279D">
          <w:rPr>
            <w:noProof/>
            <w:webHidden/>
            <w:szCs w:val="21"/>
          </w:rPr>
          <w:t>15</w:t>
        </w:r>
        <w:r w:rsidRPr="0066279D">
          <w:rPr>
            <w:noProof/>
            <w:webHidden/>
            <w:szCs w:val="21"/>
          </w:rPr>
          <w:fldChar w:fldCharType="end"/>
        </w:r>
      </w:hyperlink>
    </w:p>
    <w:p w14:paraId="43803E6A"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53" w:history="1">
        <w:r w:rsidRPr="0066279D">
          <w:rPr>
            <w:rStyle w:val="afa"/>
            <w:noProof/>
            <w:szCs w:val="21"/>
            <w:lang w:eastAsia="zh-CN"/>
          </w:rPr>
          <w:t>4.3</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统计分析</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_Toc207615353 \h </w:instrText>
        </w:r>
        <w:r w:rsidRPr="0066279D">
          <w:rPr>
            <w:noProof/>
            <w:webHidden/>
            <w:szCs w:val="21"/>
          </w:rPr>
        </w:r>
        <w:r w:rsidRPr="0066279D">
          <w:rPr>
            <w:noProof/>
            <w:webHidden/>
            <w:szCs w:val="21"/>
          </w:rPr>
          <w:fldChar w:fldCharType="separate"/>
        </w:r>
        <w:r w:rsidRPr="0066279D">
          <w:rPr>
            <w:noProof/>
            <w:webHidden/>
            <w:szCs w:val="21"/>
          </w:rPr>
          <w:t>15</w:t>
        </w:r>
        <w:r w:rsidRPr="0066279D">
          <w:rPr>
            <w:noProof/>
            <w:webHidden/>
            <w:szCs w:val="21"/>
          </w:rPr>
          <w:fldChar w:fldCharType="end"/>
        </w:r>
      </w:hyperlink>
    </w:p>
    <w:p w14:paraId="29E738E8"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54" w:history="1">
        <w:r w:rsidRPr="0066279D">
          <w:rPr>
            <w:rStyle w:val="afa"/>
            <w:noProof/>
            <w:szCs w:val="21"/>
            <w:lang w:eastAsia="zh-CN"/>
          </w:rPr>
          <w:t>4.4</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结果评价</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_Toc207615354 \h </w:instrText>
        </w:r>
        <w:r w:rsidRPr="0066279D">
          <w:rPr>
            <w:noProof/>
            <w:webHidden/>
            <w:szCs w:val="21"/>
          </w:rPr>
        </w:r>
        <w:r w:rsidRPr="0066279D">
          <w:rPr>
            <w:noProof/>
            <w:webHidden/>
            <w:szCs w:val="21"/>
          </w:rPr>
          <w:fldChar w:fldCharType="separate"/>
        </w:r>
        <w:r w:rsidRPr="0066279D">
          <w:rPr>
            <w:noProof/>
            <w:webHidden/>
            <w:szCs w:val="21"/>
          </w:rPr>
          <w:t>16</w:t>
        </w:r>
        <w:r w:rsidRPr="0066279D">
          <w:rPr>
            <w:noProof/>
            <w:webHidden/>
            <w:szCs w:val="21"/>
          </w:rPr>
          <w:fldChar w:fldCharType="end"/>
        </w:r>
      </w:hyperlink>
    </w:p>
    <w:p w14:paraId="267EF24D" w14:textId="77777777" w:rsidR="0066279D" w:rsidRPr="0066279D" w:rsidRDefault="0066279D" w:rsidP="0066279D">
      <w:pPr>
        <w:pStyle w:val="TOC2"/>
        <w:tabs>
          <w:tab w:val="left" w:pos="1050"/>
          <w:tab w:val="right" w:leader="dot" w:pos="9061"/>
        </w:tabs>
        <w:ind w:left="440"/>
        <w:rPr>
          <w:rFonts w:asciiTheme="minorHAnsi" w:eastAsiaTheme="minorEastAsia" w:hAnsiTheme="minorHAnsi" w:cstheme="minorBidi" w:hint="eastAsia"/>
          <w:noProof/>
          <w:kern w:val="2"/>
          <w:szCs w:val="21"/>
          <w:lang w:eastAsia="zh-CN"/>
        </w:rPr>
      </w:pPr>
      <w:hyperlink w:anchor="_Toc207615355" w:history="1">
        <w:r w:rsidRPr="0066279D">
          <w:rPr>
            <w:rStyle w:val="afa"/>
            <w:noProof/>
            <w:szCs w:val="21"/>
            <w:lang w:eastAsia="zh-CN"/>
          </w:rPr>
          <w:t>4.5</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主要软件系统</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_Toc207615355 \h </w:instrText>
        </w:r>
        <w:r w:rsidRPr="0066279D">
          <w:rPr>
            <w:noProof/>
            <w:webHidden/>
            <w:szCs w:val="21"/>
          </w:rPr>
        </w:r>
        <w:r w:rsidRPr="0066279D">
          <w:rPr>
            <w:noProof/>
            <w:webHidden/>
            <w:szCs w:val="21"/>
          </w:rPr>
          <w:fldChar w:fldCharType="separate"/>
        </w:r>
        <w:r w:rsidRPr="0066279D">
          <w:rPr>
            <w:noProof/>
            <w:webHidden/>
            <w:szCs w:val="21"/>
          </w:rPr>
          <w:t>16</w:t>
        </w:r>
        <w:r w:rsidRPr="0066279D">
          <w:rPr>
            <w:noProof/>
            <w:webHidden/>
            <w:szCs w:val="21"/>
          </w:rPr>
          <w:fldChar w:fldCharType="end"/>
        </w:r>
      </w:hyperlink>
    </w:p>
    <w:p w14:paraId="6F223B87" w14:textId="77777777" w:rsidR="0066279D" w:rsidRPr="0066279D" w:rsidRDefault="0066279D" w:rsidP="0066279D">
      <w:pPr>
        <w:pStyle w:val="TOC1"/>
        <w:rPr>
          <w:rFonts w:asciiTheme="minorHAnsi" w:eastAsiaTheme="minorEastAsia" w:hAnsiTheme="minorHAnsi" w:cstheme="minorBidi" w:hint="eastAsia"/>
          <w:noProof/>
          <w:kern w:val="2"/>
          <w:szCs w:val="21"/>
          <w:lang w:eastAsia="zh-CN"/>
        </w:rPr>
      </w:pPr>
      <w:hyperlink w:anchor="_Toc207615356" w:history="1">
        <w:r w:rsidRPr="0066279D">
          <w:rPr>
            <w:rStyle w:val="afa"/>
            <w:noProof/>
            <w:szCs w:val="21"/>
            <w:lang w:eastAsia="zh-CN"/>
          </w:rPr>
          <w:t>5</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报告</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_Toc207615356 \h </w:instrText>
        </w:r>
        <w:r w:rsidRPr="0066279D">
          <w:rPr>
            <w:noProof/>
            <w:webHidden/>
            <w:szCs w:val="21"/>
          </w:rPr>
        </w:r>
        <w:r w:rsidRPr="0066279D">
          <w:rPr>
            <w:noProof/>
            <w:webHidden/>
            <w:szCs w:val="21"/>
          </w:rPr>
          <w:fldChar w:fldCharType="separate"/>
        </w:r>
        <w:r w:rsidRPr="0066279D">
          <w:rPr>
            <w:noProof/>
            <w:webHidden/>
            <w:szCs w:val="21"/>
          </w:rPr>
          <w:t>16</w:t>
        </w:r>
        <w:r w:rsidRPr="0066279D">
          <w:rPr>
            <w:noProof/>
            <w:webHidden/>
            <w:szCs w:val="21"/>
          </w:rPr>
          <w:fldChar w:fldCharType="end"/>
        </w:r>
      </w:hyperlink>
    </w:p>
    <w:p w14:paraId="0F5295CB" w14:textId="77777777" w:rsidR="0066279D" w:rsidRPr="0066279D" w:rsidRDefault="0066279D" w:rsidP="0066279D">
      <w:pPr>
        <w:pStyle w:val="TOC1"/>
        <w:rPr>
          <w:rFonts w:asciiTheme="minorHAnsi" w:eastAsiaTheme="minorEastAsia" w:hAnsiTheme="minorHAnsi" w:cstheme="minorBidi" w:hint="eastAsia"/>
          <w:noProof/>
          <w:kern w:val="2"/>
          <w:szCs w:val="21"/>
          <w:lang w:eastAsia="zh-CN"/>
        </w:rPr>
      </w:pPr>
      <w:hyperlink w:anchor="_Toc207615357" w:history="1">
        <w:r w:rsidRPr="0066279D">
          <w:rPr>
            <w:rStyle w:val="afa"/>
            <w:noProof/>
            <w:szCs w:val="21"/>
            <w:lang w:eastAsia="zh-CN"/>
          </w:rPr>
          <w:t>6</w:t>
        </w:r>
        <w:r w:rsidRPr="0066279D">
          <w:rPr>
            <w:rFonts w:asciiTheme="minorHAnsi" w:eastAsiaTheme="minorEastAsia" w:hAnsiTheme="minorHAnsi" w:cstheme="minorBidi"/>
            <w:noProof/>
            <w:kern w:val="2"/>
            <w:szCs w:val="21"/>
            <w:lang w:eastAsia="zh-CN"/>
          </w:rPr>
          <w:tab/>
        </w:r>
        <w:r w:rsidRPr="0066279D">
          <w:rPr>
            <w:rStyle w:val="afa"/>
            <w:rFonts w:hint="eastAsia"/>
            <w:noProof/>
            <w:szCs w:val="21"/>
            <w:lang w:eastAsia="zh-CN"/>
          </w:rPr>
          <w:t>归档</w:t>
        </w:r>
        <w:r w:rsidRPr="0066279D">
          <w:rPr>
            <w:noProof/>
            <w:webHidden/>
            <w:szCs w:val="21"/>
          </w:rPr>
          <w:tab/>
        </w:r>
        <w:r w:rsidRPr="0066279D">
          <w:rPr>
            <w:noProof/>
            <w:webHidden/>
            <w:szCs w:val="21"/>
          </w:rPr>
          <w:fldChar w:fldCharType="begin"/>
        </w:r>
        <w:r w:rsidRPr="0066279D">
          <w:rPr>
            <w:noProof/>
            <w:webHidden/>
            <w:szCs w:val="21"/>
          </w:rPr>
          <w:instrText xml:space="preserve"> PAGEREF _Toc207615357 \h </w:instrText>
        </w:r>
        <w:r w:rsidRPr="0066279D">
          <w:rPr>
            <w:noProof/>
            <w:webHidden/>
            <w:szCs w:val="21"/>
          </w:rPr>
        </w:r>
        <w:r w:rsidRPr="0066279D">
          <w:rPr>
            <w:noProof/>
            <w:webHidden/>
            <w:szCs w:val="21"/>
          </w:rPr>
          <w:fldChar w:fldCharType="separate"/>
        </w:r>
        <w:r w:rsidRPr="0066279D">
          <w:rPr>
            <w:noProof/>
            <w:webHidden/>
            <w:szCs w:val="21"/>
          </w:rPr>
          <w:t>17</w:t>
        </w:r>
        <w:r w:rsidRPr="0066279D">
          <w:rPr>
            <w:noProof/>
            <w:webHidden/>
            <w:szCs w:val="21"/>
          </w:rPr>
          <w:fldChar w:fldCharType="end"/>
        </w:r>
      </w:hyperlink>
    </w:p>
    <w:p w14:paraId="0BC4EC09" w14:textId="77777777" w:rsidR="00EA70DD" w:rsidRPr="00CB0BBF" w:rsidRDefault="00A42C0E">
      <w:pPr>
        <w:pStyle w:val="Bullet"/>
        <w:widowControl w:val="0"/>
        <w:tabs>
          <w:tab w:val="clear" w:pos="720"/>
          <w:tab w:val="left" w:pos="2880"/>
        </w:tabs>
        <w:adjustRightInd w:val="0"/>
        <w:spacing w:beforeLines="100" w:before="312"/>
        <w:ind w:left="0" w:firstLine="0"/>
        <w:jc w:val="left"/>
        <w:rPr>
          <w:szCs w:val="24"/>
          <w:lang w:eastAsia="zh-CN"/>
        </w:rPr>
        <w:sectPr w:rsidR="00EA70DD" w:rsidRPr="00CB0BBF">
          <w:headerReference w:type="first" r:id="rId13"/>
          <w:footerReference w:type="first" r:id="rId14"/>
          <w:pgSz w:w="11906" w:h="16838"/>
          <w:pgMar w:top="1418" w:right="1134" w:bottom="1134" w:left="1701" w:header="1134" w:footer="907" w:gutter="0"/>
          <w:cols w:space="425"/>
          <w:titlePg/>
          <w:docGrid w:type="lines" w:linePitch="312"/>
        </w:sectPr>
      </w:pPr>
      <w:r w:rsidRPr="00CB0BBF">
        <w:rPr>
          <w:sz w:val="21"/>
          <w:szCs w:val="24"/>
          <w:lang w:eastAsia="zh-CN"/>
        </w:rPr>
        <w:fldChar w:fldCharType="end"/>
      </w:r>
    </w:p>
    <w:p w14:paraId="1C9FCDD8" w14:textId="77777777" w:rsidR="00EA70DD" w:rsidRPr="00CB0BBF" w:rsidRDefault="00A42C0E">
      <w:pPr>
        <w:pStyle w:val="Bullet"/>
        <w:widowControl w:val="0"/>
        <w:numPr>
          <w:ilvl w:val="0"/>
          <w:numId w:val="2"/>
        </w:numPr>
        <w:tabs>
          <w:tab w:val="left" w:pos="2880"/>
        </w:tabs>
        <w:adjustRightInd w:val="0"/>
        <w:spacing w:line="360" w:lineRule="auto"/>
        <w:ind w:left="357" w:hanging="357"/>
        <w:jc w:val="left"/>
        <w:outlineLvl w:val="0"/>
        <w:rPr>
          <w:b/>
          <w:sz w:val="28"/>
          <w:szCs w:val="28"/>
          <w:lang w:eastAsia="zh-CN"/>
        </w:rPr>
      </w:pPr>
      <w:bookmarkStart w:id="2" w:name="_Toc22627108"/>
      <w:bookmarkStart w:id="3" w:name="_Toc22626294"/>
      <w:bookmarkStart w:id="4" w:name="_Toc207615294"/>
      <w:r w:rsidRPr="00CB0BBF">
        <w:rPr>
          <w:b/>
          <w:sz w:val="28"/>
          <w:szCs w:val="28"/>
          <w:lang w:eastAsia="zh-CN"/>
        </w:rPr>
        <w:lastRenderedPageBreak/>
        <w:t>引言</w:t>
      </w:r>
      <w:bookmarkEnd w:id="2"/>
      <w:bookmarkEnd w:id="3"/>
      <w:bookmarkEnd w:id="4"/>
    </w:p>
    <w:p w14:paraId="39A89044" w14:textId="77777777" w:rsidR="00EA70DD" w:rsidRPr="00CB0BBF" w:rsidRDefault="00A42C0E">
      <w:pPr>
        <w:pStyle w:val="2"/>
        <w:keepNext w:val="0"/>
        <w:widowControl w:val="0"/>
        <w:numPr>
          <w:ilvl w:val="1"/>
          <w:numId w:val="2"/>
        </w:numPr>
        <w:spacing w:before="0" w:after="0" w:line="360" w:lineRule="auto"/>
        <w:rPr>
          <w:bCs/>
          <w:szCs w:val="24"/>
          <w:lang w:eastAsia="zh-CN"/>
        </w:rPr>
      </w:pPr>
      <w:bookmarkStart w:id="5" w:name="_Toc22627109"/>
      <w:bookmarkStart w:id="6" w:name="_Toc22626295"/>
      <w:bookmarkStart w:id="7" w:name="_Toc207615295"/>
      <w:r w:rsidRPr="00CB0BBF">
        <w:rPr>
          <w:bCs/>
          <w:szCs w:val="24"/>
          <w:lang w:eastAsia="zh-CN"/>
        </w:rPr>
        <w:t>试验名称</w:t>
      </w:r>
      <w:bookmarkEnd w:id="5"/>
      <w:bookmarkEnd w:id="6"/>
      <w:bookmarkEnd w:id="7"/>
    </w:p>
    <w:p w14:paraId="12B34E68" w14:textId="19ADAF5C" w:rsidR="00EA70DD" w:rsidRPr="00CB0BBF" w:rsidRDefault="00A42C0E" w:rsidP="007B3918">
      <w:pPr>
        <w:widowControl w:val="0"/>
        <w:tabs>
          <w:tab w:val="left" w:pos="2880"/>
        </w:tabs>
        <w:autoSpaceDE w:val="0"/>
        <w:autoSpaceDN w:val="0"/>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豚鼠注射给予</w:t>
      </w:r>
      <w:r w:rsidR="003205D9" w:rsidRPr="00C16F26">
        <w:rPr>
          <w:rFonts w:ascii="Times New Roman" w:hAnsi="Times New Roman"/>
          <w:color w:val="000000"/>
          <w:sz w:val="24"/>
          <w:szCs w:val="24"/>
          <w:lang w:eastAsia="zh-CN"/>
        </w:rPr>
        <w:t>RF0125008</w:t>
      </w:r>
      <w:r w:rsidRPr="00CB0BBF">
        <w:rPr>
          <w:rFonts w:ascii="Times New Roman" w:hAnsi="Times New Roman"/>
          <w:sz w:val="24"/>
          <w:szCs w:val="24"/>
          <w:lang w:eastAsia="zh-CN"/>
        </w:rPr>
        <w:t>主动</w:t>
      </w:r>
      <w:r w:rsidR="009004F7" w:rsidRPr="00CB0BBF">
        <w:rPr>
          <w:rFonts w:ascii="Times New Roman" w:hAnsi="Times New Roman"/>
          <w:sz w:val="24"/>
          <w:szCs w:val="24"/>
          <w:lang w:eastAsia="zh-CN"/>
        </w:rPr>
        <w:t>全身</w:t>
      </w:r>
      <w:r w:rsidRPr="00CB0BBF">
        <w:rPr>
          <w:rFonts w:ascii="Times New Roman" w:hAnsi="Times New Roman"/>
          <w:sz w:val="24"/>
          <w:szCs w:val="24"/>
          <w:lang w:eastAsia="zh-CN"/>
        </w:rPr>
        <w:t>过敏试验</w:t>
      </w:r>
      <w:ins w:id="8" w:author="李薇薇-2" w:date="2026-02-02T14:40:00Z" w16du:dateUtc="2026-02-02T06:40:00Z">
        <w:r w:rsidR="007B3918">
          <w:rPr>
            <w:rFonts w:ascii="Times New Roman" w:hAnsi="Times New Roman" w:hint="eastAsia"/>
            <w:sz w:val="24"/>
            <w:szCs w:val="24"/>
            <w:lang w:eastAsia="zh-CN"/>
          </w:rPr>
          <w:t>（</w:t>
        </w:r>
        <w:r w:rsidR="007B3918" w:rsidRPr="00CB0BBF">
          <w:rPr>
            <w:rFonts w:ascii="Times New Roman" w:hAnsi="Times New Roman"/>
            <w:sz w:val="24"/>
            <w:szCs w:val="24"/>
            <w:lang w:eastAsia="zh-CN"/>
          </w:rPr>
          <w:t xml:space="preserve">An Active Systemic Anaphylaxis Study of </w:t>
        </w:r>
        <w:r w:rsidR="007B3918" w:rsidRPr="00C16F26">
          <w:rPr>
            <w:rFonts w:ascii="Times New Roman" w:hAnsi="Times New Roman"/>
            <w:color w:val="000000"/>
            <w:sz w:val="24"/>
            <w:szCs w:val="24"/>
            <w:lang w:eastAsia="zh-CN"/>
          </w:rPr>
          <w:t>RF0125008</w:t>
        </w:r>
        <w:r w:rsidR="007B3918" w:rsidRPr="00CB0BBF">
          <w:rPr>
            <w:rFonts w:ascii="Times New Roman" w:hAnsi="Times New Roman"/>
            <w:bCs/>
            <w:sz w:val="24"/>
            <w:szCs w:val="24"/>
            <w:lang w:eastAsia="zh-CN"/>
          </w:rPr>
          <w:t xml:space="preserve"> Substance</w:t>
        </w:r>
        <w:r w:rsidR="007B3918" w:rsidRPr="00CB0BBF">
          <w:rPr>
            <w:rFonts w:ascii="Times New Roman" w:hAnsi="Times New Roman"/>
            <w:sz w:val="24"/>
            <w:szCs w:val="24"/>
            <w:lang w:eastAsia="zh-CN"/>
          </w:rPr>
          <w:t xml:space="preserve"> in Guinea Pigs</w:t>
        </w:r>
        <w:r w:rsidR="007B3918">
          <w:rPr>
            <w:rFonts w:ascii="Times New Roman" w:hAnsi="Times New Roman"/>
            <w:sz w:val="24"/>
            <w:szCs w:val="24"/>
            <w:lang w:eastAsia="zh-CN"/>
          </w:rPr>
          <w:t xml:space="preserve"> </w:t>
        </w:r>
        <w:r w:rsidR="007B3918" w:rsidRPr="00CB0BBF">
          <w:rPr>
            <w:rFonts w:ascii="Times New Roman" w:hAnsi="Times New Roman"/>
            <w:sz w:val="24"/>
            <w:szCs w:val="24"/>
            <w:lang w:eastAsia="zh-CN"/>
          </w:rPr>
          <w:t>via Injection</w:t>
        </w:r>
        <w:r w:rsidR="007B3918">
          <w:rPr>
            <w:rFonts w:ascii="Times New Roman" w:hAnsi="Times New Roman" w:hint="eastAsia"/>
            <w:sz w:val="24"/>
            <w:szCs w:val="24"/>
            <w:lang w:eastAsia="zh-CN"/>
          </w:rPr>
          <w:t>）</w:t>
        </w:r>
      </w:ins>
      <w:del w:id="9" w:author="李薇薇-2" w:date="2026-02-02T14:29:00Z" w16du:dateUtc="2026-02-02T06:29:00Z">
        <w:r w:rsidRPr="00CB0BBF" w:rsidDel="005511D2">
          <w:rPr>
            <w:rFonts w:ascii="Times New Roman" w:hAnsi="Times New Roman"/>
            <w:sz w:val="24"/>
            <w:szCs w:val="24"/>
            <w:lang w:eastAsia="zh-CN"/>
          </w:rPr>
          <w:delText>（</w:delText>
        </w:r>
      </w:del>
      <w:bookmarkStart w:id="10" w:name="OLE_LINK3"/>
      <w:bookmarkStart w:id="11" w:name="OLE_LINK2"/>
      <w:del w:id="12" w:author="李薇薇-2" w:date="2026-02-02T14:40:00Z" w16du:dateUtc="2026-02-02T06:40:00Z">
        <w:r w:rsidRPr="00CB0BBF" w:rsidDel="007B3918">
          <w:rPr>
            <w:rFonts w:ascii="Times New Roman" w:hAnsi="Times New Roman"/>
            <w:sz w:val="24"/>
            <w:szCs w:val="24"/>
            <w:lang w:eastAsia="zh-CN"/>
          </w:rPr>
          <w:delText xml:space="preserve">An Active Systemic Anaphylaxis Study of </w:delText>
        </w:r>
        <w:r w:rsidR="003205D9" w:rsidRPr="00C16F26" w:rsidDel="007B3918">
          <w:rPr>
            <w:rFonts w:ascii="Times New Roman" w:hAnsi="Times New Roman"/>
            <w:color w:val="000000"/>
            <w:sz w:val="24"/>
            <w:szCs w:val="24"/>
            <w:lang w:eastAsia="zh-CN"/>
          </w:rPr>
          <w:delText>RF0125008</w:delText>
        </w:r>
        <w:r w:rsidRPr="00CB0BBF" w:rsidDel="007B3918">
          <w:rPr>
            <w:rFonts w:ascii="Times New Roman" w:hAnsi="Times New Roman"/>
            <w:bCs/>
            <w:sz w:val="24"/>
            <w:szCs w:val="24"/>
            <w:lang w:eastAsia="zh-CN"/>
          </w:rPr>
          <w:delText xml:space="preserve"> Substance</w:delText>
        </w:r>
        <w:r w:rsidRPr="00CB0BBF" w:rsidDel="007B3918">
          <w:rPr>
            <w:rFonts w:ascii="Times New Roman" w:hAnsi="Times New Roman"/>
            <w:sz w:val="24"/>
            <w:szCs w:val="24"/>
            <w:lang w:eastAsia="zh-CN"/>
          </w:rPr>
          <w:delText xml:space="preserve"> in Guinea Pigs</w:delText>
        </w:r>
        <w:bookmarkEnd w:id="10"/>
        <w:bookmarkEnd w:id="11"/>
        <w:r w:rsidR="00A03DF4" w:rsidDel="007B3918">
          <w:rPr>
            <w:rFonts w:ascii="Times New Roman" w:hAnsi="Times New Roman"/>
            <w:sz w:val="24"/>
            <w:szCs w:val="24"/>
            <w:lang w:eastAsia="zh-CN"/>
          </w:rPr>
          <w:delText xml:space="preserve"> </w:delText>
        </w:r>
        <w:r w:rsidRPr="00CB0BBF" w:rsidDel="007B3918">
          <w:rPr>
            <w:rFonts w:ascii="Times New Roman" w:hAnsi="Times New Roman"/>
            <w:sz w:val="24"/>
            <w:szCs w:val="24"/>
            <w:lang w:eastAsia="zh-CN"/>
          </w:rPr>
          <w:delText>via Injection</w:delText>
        </w:r>
      </w:del>
      <w:del w:id="13" w:author="李薇薇-2" w:date="2026-02-02T14:29:00Z" w16du:dateUtc="2026-02-02T06:29:00Z">
        <w:r w:rsidRPr="00CB0BBF" w:rsidDel="005511D2">
          <w:rPr>
            <w:rFonts w:ascii="Times New Roman" w:hAnsi="Times New Roman"/>
            <w:sz w:val="24"/>
            <w:szCs w:val="24"/>
            <w:lang w:eastAsia="zh-CN"/>
          </w:rPr>
          <w:delText>）</w:delText>
        </w:r>
      </w:del>
    </w:p>
    <w:p w14:paraId="03D3AD1F" w14:textId="77777777" w:rsidR="00EA70DD" w:rsidRPr="00CB0BBF" w:rsidRDefault="00A42C0E">
      <w:pPr>
        <w:pStyle w:val="2"/>
        <w:keepNext w:val="0"/>
        <w:widowControl w:val="0"/>
        <w:numPr>
          <w:ilvl w:val="1"/>
          <w:numId w:val="2"/>
        </w:numPr>
        <w:spacing w:beforeLines="100" w:before="312" w:after="0" w:line="360" w:lineRule="auto"/>
        <w:ind w:left="357" w:hanging="357"/>
        <w:rPr>
          <w:bCs/>
          <w:szCs w:val="24"/>
          <w:lang w:eastAsia="zh-CN"/>
        </w:rPr>
      </w:pPr>
      <w:bookmarkStart w:id="14" w:name="_Toc22626296"/>
      <w:bookmarkStart w:id="15" w:name="_Toc22627110"/>
      <w:bookmarkStart w:id="16" w:name="_Toc207615296"/>
      <w:r w:rsidRPr="00CB0BBF">
        <w:rPr>
          <w:bCs/>
          <w:szCs w:val="24"/>
          <w:lang w:eastAsia="zh-CN"/>
        </w:rPr>
        <w:t>试验编号</w:t>
      </w:r>
      <w:bookmarkEnd w:id="14"/>
      <w:bookmarkEnd w:id="15"/>
      <w:bookmarkEnd w:id="16"/>
    </w:p>
    <w:p w14:paraId="6AA540B9" w14:textId="7244EFD2" w:rsidR="00EA70DD" w:rsidRPr="00CB0BBF" w:rsidRDefault="001B0049">
      <w:pPr>
        <w:widowControl w:val="0"/>
        <w:spacing w:line="360" w:lineRule="auto"/>
        <w:ind w:firstLine="480"/>
        <w:rPr>
          <w:rFonts w:ascii="Times New Roman" w:hAnsi="Times New Roman"/>
          <w:sz w:val="24"/>
          <w:szCs w:val="24"/>
          <w:lang w:eastAsia="zh-CN"/>
        </w:rPr>
      </w:pPr>
      <w:r>
        <w:rPr>
          <w:rFonts w:ascii="Times New Roman" w:hAnsi="Times New Roman"/>
          <w:sz w:val="24"/>
          <w:szCs w:val="24"/>
          <w:lang w:eastAsia="zh-CN"/>
        </w:rPr>
        <w:t>NN251</w:t>
      </w:r>
      <w:r w:rsidR="003205D9">
        <w:rPr>
          <w:rFonts w:ascii="Times New Roman" w:hAnsi="Times New Roman"/>
          <w:sz w:val="24"/>
          <w:szCs w:val="24"/>
          <w:lang w:eastAsia="zh-CN"/>
        </w:rPr>
        <w:t>67</w:t>
      </w:r>
      <w:r>
        <w:rPr>
          <w:rFonts w:ascii="Times New Roman" w:hAnsi="Times New Roman"/>
          <w:sz w:val="24"/>
          <w:szCs w:val="24"/>
          <w:lang w:eastAsia="zh-CN"/>
        </w:rPr>
        <w:t>HY01</w:t>
      </w:r>
    </w:p>
    <w:p w14:paraId="60B0D777" w14:textId="77777777" w:rsidR="00EA70DD" w:rsidRPr="00CB0BBF" w:rsidRDefault="00A42C0E">
      <w:pPr>
        <w:pStyle w:val="2"/>
        <w:keepNext w:val="0"/>
        <w:widowControl w:val="0"/>
        <w:numPr>
          <w:ilvl w:val="1"/>
          <w:numId w:val="2"/>
        </w:numPr>
        <w:spacing w:beforeLines="100" w:before="312" w:after="0" w:line="360" w:lineRule="auto"/>
        <w:ind w:left="357" w:hanging="357"/>
        <w:rPr>
          <w:bCs/>
          <w:szCs w:val="24"/>
          <w:lang w:eastAsia="zh-CN"/>
        </w:rPr>
      </w:pPr>
      <w:bookmarkStart w:id="17" w:name="_Toc22626297"/>
      <w:bookmarkStart w:id="18" w:name="_Toc22627111"/>
      <w:bookmarkStart w:id="19" w:name="_Toc207615297"/>
      <w:r w:rsidRPr="00CB0BBF">
        <w:rPr>
          <w:bCs/>
          <w:szCs w:val="24"/>
          <w:lang w:eastAsia="zh-CN"/>
        </w:rPr>
        <w:t>试验目的</w:t>
      </w:r>
      <w:bookmarkEnd w:id="17"/>
      <w:bookmarkEnd w:id="18"/>
      <w:bookmarkEnd w:id="19"/>
    </w:p>
    <w:p w14:paraId="7B46DD66" w14:textId="1879B889" w:rsidR="00EA70DD" w:rsidRPr="00CB0BBF" w:rsidRDefault="00A42C0E">
      <w:pPr>
        <w:widowControl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lang w:eastAsia="zh-CN"/>
        </w:rPr>
        <w:t>本试验目的在于观察豚鼠注射给予</w:t>
      </w:r>
      <w:r w:rsidR="003205D9" w:rsidRPr="00C16F26">
        <w:rPr>
          <w:rFonts w:ascii="Times New Roman" w:hAnsi="Times New Roman"/>
          <w:color w:val="000000"/>
          <w:sz w:val="24"/>
          <w:szCs w:val="24"/>
          <w:lang w:eastAsia="zh-CN"/>
        </w:rPr>
        <w:t>RF0125008</w:t>
      </w:r>
      <w:r w:rsidRPr="00CB0BBF">
        <w:rPr>
          <w:rFonts w:ascii="Times New Roman" w:hAnsi="Times New Roman"/>
          <w:sz w:val="24"/>
          <w:lang w:eastAsia="zh-CN"/>
        </w:rPr>
        <w:t>后是否会引起全身过敏反应</w:t>
      </w:r>
      <w:r w:rsidRPr="00CB0BBF">
        <w:rPr>
          <w:rFonts w:ascii="Times New Roman" w:hAnsi="Times New Roman"/>
          <w:sz w:val="24"/>
          <w:szCs w:val="24"/>
          <w:lang w:eastAsia="zh-CN"/>
        </w:rPr>
        <w:t>，</w:t>
      </w:r>
      <w:r w:rsidRPr="00CB0BBF">
        <w:rPr>
          <w:rFonts w:ascii="Times New Roman" w:hAnsi="Times New Roman"/>
          <w:bCs/>
          <w:sz w:val="24"/>
          <w:szCs w:val="24"/>
          <w:lang w:eastAsia="zh-CN"/>
        </w:rPr>
        <w:t>为</w:t>
      </w:r>
      <w:r w:rsidRPr="00CB0BBF">
        <w:rPr>
          <w:rFonts w:ascii="Times New Roman" w:hAnsi="Times New Roman"/>
          <w:sz w:val="24"/>
          <w:szCs w:val="24"/>
          <w:lang w:eastAsia="zh-TW"/>
        </w:rPr>
        <w:t>临床</w:t>
      </w:r>
      <w:r w:rsidRPr="00CB0BBF">
        <w:rPr>
          <w:rFonts w:ascii="Times New Roman" w:hAnsi="Times New Roman"/>
          <w:sz w:val="24"/>
          <w:szCs w:val="24"/>
          <w:lang w:eastAsia="zh-CN"/>
        </w:rPr>
        <w:t>试验提供参考。</w:t>
      </w:r>
    </w:p>
    <w:p w14:paraId="68A884D8" w14:textId="77777777" w:rsidR="00EA70DD" w:rsidRPr="00CB0BBF" w:rsidRDefault="00A42C0E">
      <w:pPr>
        <w:pStyle w:val="2"/>
        <w:keepNext w:val="0"/>
        <w:widowControl w:val="0"/>
        <w:numPr>
          <w:ilvl w:val="1"/>
          <w:numId w:val="2"/>
        </w:numPr>
        <w:spacing w:beforeLines="100" w:before="312" w:after="0" w:line="360" w:lineRule="auto"/>
        <w:ind w:left="357" w:hanging="357"/>
        <w:rPr>
          <w:bCs/>
          <w:szCs w:val="24"/>
          <w:lang w:eastAsia="zh-CN"/>
        </w:rPr>
      </w:pPr>
      <w:bookmarkStart w:id="20" w:name="_Toc22627112"/>
      <w:bookmarkStart w:id="21" w:name="_Toc22626298"/>
      <w:bookmarkStart w:id="22" w:name="_Toc207615298"/>
      <w:r w:rsidRPr="00CB0BBF">
        <w:rPr>
          <w:bCs/>
          <w:szCs w:val="24"/>
          <w:lang w:eastAsia="zh-CN"/>
        </w:rPr>
        <w:t>试验机构</w:t>
      </w:r>
      <w:bookmarkEnd w:id="20"/>
      <w:bookmarkEnd w:id="21"/>
      <w:bookmarkEnd w:id="22"/>
    </w:p>
    <w:p w14:paraId="23FD36CD" w14:textId="77777777" w:rsidR="00EA70DD" w:rsidRPr="00CB0BBF" w:rsidRDefault="00A42C0E">
      <w:pPr>
        <w:widowControl w:val="0"/>
        <w:tabs>
          <w:tab w:val="left" w:pos="2127"/>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lang w:eastAsia="zh-TW"/>
        </w:rPr>
        <w:t>名称：</w:t>
      </w:r>
      <w:r w:rsidRPr="00CB0BBF">
        <w:rPr>
          <w:rFonts w:ascii="Times New Roman" w:hAnsi="Times New Roman"/>
          <w:sz w:val="24"/>
          <w:szCs w:val="24"/>
          <w:lang w:eastAsia="zh-TW"/>
        </w:rPr>
        <w:tab/>
      </w:r>
      <w:r w:rsidRPr="00CB0BBF">
        <w:rPr>
          <w:rFonts w:ascii="Times New Roman" w:hAnsi="Times New Roman"/>
          <w:sz w:val="24"/>
          <w:szCs w:val="24"/>
          <w:lang w:eastAsia="zh-TW"/>
        </w:rPr>
        <w:t>益诺思生物技术南通有限公司</w:t>
      </w:r>
    </w:p>
    <w:p w14:paraId="442C1244" w14:textId="77777777" w:rsidR="00EA70DD" w:rsidRPr="00CB0BBF" w:rsidRDefault="00A42C0E">
      <w:pPr>
        <w:widowControl w:val="0"/>
        <w:tabs>
          <w:tab w:val="left" w:pos="2127"/>
        </w:tabs>
        <w:adjustRightInd w:val="0"/>
        <w:spacing w:line="360" w:lineRule="auto"/>
        <w:ind w:firstLineChars="200" w:firstLine="480"/>
        <w:jc w:val="both"/>
        <w:rPr>
          <w:rFonts w:ascii="Times New Roman" w:eastAsia="PMingLiU" w:hAnsi="Times New Roman"/>
          <w:sz w:val="24"/>
          <w:szCs w:val="24"/>
          <w:lang w:eastAsia="zh-TW"/>
        </w:rPr>
      </w:pPr>
      <w:r w:rsidRPr="00CB0BBF">
        <w:rPr>
          <w:rFonts w:ascii="Times New Roman" w:hAnsi="Times New Roman"/>
          <w:sz w:val="24"/>
          <w:szCs w:val="24"/>
          <w:lang w:eastAsia="zh-CN"/>
        </w:rPr>
        <w:t>地址：</w:t>
      </w:r>
      <w:r w:rsidRPr="00CB0BBF">
        <w:rPr>
          <w:rFonts w:ascii="Times New Roman" w:hAnsi="Times New Roman"/>
          <w:sz w:val="24"/>
          <w:szCs w:val="24"/>
          <w:lang w:eastAsia="zh-CN"/>
        </w:rPr>
        <w:tab/>
      </w:r>
      <w:r w:rsidRPr="00CB0BBF">
        <w:rPr>
          <w:rFonts w:ascii="Times New Roman" w:hAnsi="Times New Roman"/>
          <w:sz w:val="24"/>
          <w:szCs w:val="24"/>
          <w:lang w:eastAsia="zh-CN"/>
        </w:rPr>
        <w:t>江苏省南通市海门区临江镇洞庭湖路</w:t>
      </w:r>
      <w:r w:rsidRPr="00CB0BBF">
        <w:rPr>
          <w:rFonts w:ascii="Times New Roman" w:hAnsi="Times New Roman"/>
          <w:sz w:val="24"/>
          <w:szCs w:val="24"/>
          <w:lang w:eastAsia="zh-CN"/>
        </w:rPr>
        <w:t>100</w:t>
      </w:r>
      <w:r w:rsidRPr="00CB0BBF">
        <w:rPr>
          <w:rFonts w:ascii="Times New Roman" w:hAnsi="Times New Roman"/>
          <w:sz w:val="24"/>
          <w:szCs w:val="24"/>
          <w:lang w:eastAsia="zh-CN"/>
        </w:rPr>
        <w:t>号</w:t>
      </w:r>
      <w:r w:rsidRPr="00CB0BBF">
        <w:rPr>
          <w:rFonts w:ascii="Times New Roman" w:hAnsi="Times New Roman"/>
          <w:sz w:val="24"/>
          <w:szCs w:val="24"/>
          <w:lang w:eastAsia="zh-CN"/>
        </w:rPr>
        <w:t>A18</w:t>
      </w:r>
      <w:r w:rsidRPr="00CB0BBF">
        <w:rPr>
          <w:rFonts w:ascii="Times New Roman" w:hAnsi="Times New Roman"/>
          <w:sz w:val="24"/>
          <w:szCs w:val="24"/>
          <w:lang w:eastAsia="zh-CN"/>
        </w:rPr>
        <w:t>楼</w:t>
      </w:r>
    </w:p>
    <w:p w14:paraId="69C59297" w14:textId="77777777" w:rsidR="00EA70DD" w:rsidRPr="00CB0BBF" w:rsidRDefault="00A42C0E">
      <w:pPr>
        <w:widowControl w:val="0"/>
        <w:tabs>
          <w:tab w:val="left" w:pos="2127"/>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lang w:eastAsia="zh-TW"/>
        </w:rPr>
        <w:t>邮编：</w:t>
      </w:r>
      <w:r w:rsidRPr="00CB0BBF">
        <w:rPr>
          <w:rFonts w:ascii="Times New Roman" w:hAnsi="Times New Roman"/>
          <w:sz w:val="24"/>
          <w:szCs w:val="24"/>
          <w:lang w:eastAsia="zh-TW"/>
        </w:rPr>
        <w:tab/>
        <w:t>226133</w:t>
      </w:r>
    </w:p>
    <w:p w14:paraId="5B95AD87" w14:textId="77777777" w:rsidR="00EA70DD" w:rsidRPr="00CB0BBF" w:rsidRDefault="00A42C0E">
      <w:pPr>
        <w:widowControl w:val="0"/>
        <w:tabs>
          <w:tab w:val="left" w:pos="2127"/>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lang w:eastAsia="zh-TW"/>
        </w:rPr>
        <w:t>电话：</w:t>
      </w:r>
      <w:r w:rsidRPr="00CB0BBF">
        <w:rPr>
          <w:rFonts w:ascii="Times New Roman" w:hAnsi="Times New Roman"/>
          <w:sz w:val="24"/>
          <w:szCs w:val="24"/>
          <w:lang w:eastAsia="zh-TW"/>
        </w:rPr>
        <w:tab/>
        <w:t>+86-513-80180668</w:t>
      </w:r>
    </w:p>
    <w:p w14:paraId="182F0BDB" w14:textId="77777777" w:rsidR="00EA70DD" w:rsidRPr="00CB0BBF" w:rsidRDefault="00A42C0E">
      <w:pPr>
        <w:widowControl w:val="0"/>
        <w:tabs>
          <w:tab w:val="left" w:pos="2127"/>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lang w:eastAsia="zh-TW"/>
        </w:rPr>
        <w:t>传真：</w:t>
      </w:r>
      <w:r w:rsidRPr="00CB0BBF">
        <w:rPr>
          <w:rFonts w:ascii="Times New Roman" w:hAnsi="Times New Roman"/>
          <w:sz w:val="24"/>
          <w:szCs w:val="24"/>
          <w:lang w:eastAsia="zh-TW"/>
        </w:rPr>
        <w:tab/>
        <w:t>+86-513-80180188</w:t>
      </w:r>
    </w:p>
    <w:p w14:paraId="5FE6950B" w14:textId="77777777" w:rsidR="00EA70DD" w:rsidRPr="00CB0BBF" w:rsidRDefault="00A42C0E">
      <w:pPr>
        <w:pStyle w:val="2"/>
        <w:keepNext w:val="0"/>
        <w:widowControl w:val="0"/>
        <w:numPr>
          <w:ilvl w:val="1"/>
          <w:numId w:val="2"/>
        </w:numPr>
        <w:spacing w:beforeLines="100" w:before="312" w:after="0" w:line="360" w:lineRule="auto"/>
        <w:ind w:left="357" w:hanging="357"/>
        <w:rPr>
          <w:bCs/>
          <w:szCs w:val="24"/>
          <w:lang w:eastAsia="zh-CN"/>
        </w:rPr>
      </w:pPr>
      <w:bookmarkStart w:id="23" w:name="_Toc22627113"/>
      <w:bookmarkStart w:id="24" w:name="_Toc22626299"/>
      <w:bookmarkStart w:id="25" w:name="_Toc207615299"/>
      <w:r w:rsidRPr="00CB0BBF">
        <w:rPr>
          <w:bCs/>
          <w:szCs w:val="24"/>
          <w:lang w:eastAsia="zh-CN"/>
        </w:rPr>
        <w:t>委托方</w:t>
      </w:r>
      <w:bookmarkEnd w:id="23"/>
      <w:bookmarkEnd w:id="24"/>
      <w:bookmarkEnd w:id="25"/>
    </w:p>
    <w:p w14:paraId="2BF0A196" w14:textId="7BE7B56C" w:rsidR="00EA70DD" w:rsidRPr="00CB0BBF" w:rsidRDefault="00A42C0E">
      <w:pPr>
        <w:tabs>
          <w:tab w:val="left" w:pos="2127"/>
        </w:tabs>
        <w:adjustRightInd w:val="0"/>
        <w:spacing w:line="360" w:lineRule="auto"/>
        <w:ind w:firstLineChars="200" w:firstLine="480"/>
        <w:rPr>
          <w:rFonts w:ascii="Times New Roman" w:hAnsi="Times New Roman"/>
          <w:sz w:val="24"/>
          <w:szCs w:val="24"/>
          <w:lang w:eastAsia="zh-CN"/>
        </w:rPr>
      </w:pPr>
      <w:bookmarkStart w:id="26" w:name="_Toc22627114"/>
      <w:bookmarkStart w:id="27" w:name="_Toc22626300"/>
      <w:r w:rsidRPr="00CB0BBF">
        <w:rPr>
          <w:rFonts w:ascii="Times New Roman" w:hAnsi="Times New Roman"/>
          <w:sz w:val="24"/>
          <w:szCs w:val="24"/>
          <w:lang w:eastAsia="zh-CN"/>
        </w:rPr>
        <w:t>名称：</w:t>
      </w:r>
      <w:r w:rsidRPr="00CB0BBF">
        <w:rPr>
          <w:rFonts w:ascii="Times New Roman" w:hAnsi="Times New Roman"/>
          <w:sz w:val="24"/>
          <w:szCs w:val="24"/>
          <w:lang w:eastAsia="zh-CN"/>
        </w:rPr>
        <w:tab/>
      </w:r>
      <w:r w:rsidR="003205D9">
        <w:rPr>
          <w:rFonts w:ascii="Times New Roman" w:hAnsi="Times New Roman" w:hint="eastAsia"/>
          <w:sz w:val="24"/>
          <w:szCs w:val="24"/>
          <w:lang w:eastAsia="zh-TW"/>
        </w:rPr>
        <w:t>宜昌人福药业有限责任公司</w:t>
      </w:r>
    </w:p>
    <w:p w14:paraId="4973C21F" w14:textId="37F013E1" w:rsidR="00EA70DD" w:rsidRPr="00CB0BBF" w:rsidRDefault="00A42C0E">
      <w:pPr>
        <w:tabs>
          <w:tab w:val="left" w:pos="2127"/>
        </w:tabs>
        <w:adjustRightInd w:val="0"/>
        <w:spacing w:line="360" w:lineRule="auto"/>
        <w:ind w:leftChars="218" w:left="2126" w:hangingChars="686" w:hanging="1646"/>
        <w:rPr>
          <w:rFonts w:ascii="Times New Roman" w:hAnsi="Times New Roman"/>
          <w:sz w:val="24"/>
          <w:szCs w:val="24"/>
          <w:lang w:eastAsia="zh-CN"/>
        </w:rPr>
      </w:pPr>
      <w:r w:rsidRPr="00CB0BBF">
        <w:rPr>
          <w:rFonts w:ascii="Times New Roman" w:hAnsi="Times New Roman"/>
          <w:sz w:val="24"/>
          <w:szCs w:val="24"/>
          <w:lang w:eastAsia="zh-CN"/>
        </w:rPr>
        <w:t>地址：</w:t>
      </w:r>
      <w:r w:rsidRPr="00CB0BBF">
        <w:rPr>
          <w:rFonts w:ascii="Times New Roman" w:hAnsi="Times New Roman"/>
          <w:sz w:val="24"/>
          <w:szCs w:val="24"/>
          <w:lang w:eastAsia="zh-CN"/>
        </w:rPr>
        <w:tab/>
      </w:r>
      <w:r w:rsidR="003205D9">
        <w:rPr>
          <w:rFonts w:ascii="Times New Roman" w:hAnsi="Times New Roman" w:hint="eastAsia"/>
          <w:sz w:val="24"/>
          <w:szCs w:val="24"/>
          <w:lang w:eastAsia="zh-CN"/>
        </w:rPr>
        <w:t>湖北省宜昌开发区大连路</w:t>
      </w:r>
      <w:r w:rsidR="003205D9">
        <w:rPr>
          <w:rFonts w:ascii="Times New Roman" w:hAnsi="Times New Roman"/>
          <w:sz w:val="24"/>
          <w:szCs w:val="24"/>
          <w:lang w:eastAsia="zh-CN"/>
        </w:rPr>
        <w:t>19</w:t>
      </w:r>
      <w:r w:rsidR="003205D9">
        <w:rPr>
          <w:rFonts w:ascii="Times New Roman" w:hAnsi="Times New Roman" w:hint="eastAsia"/>
          <w:sz w:val="24"/>
          <w:szCs w:val="24"/>
          <w:lang w:eastAsia="zh-CN"/>
        </w:rPr>
        <w:t>号</w:t>
      </w:r>
    </w:p>
    <w:p w14:paraId="78EAF5CD" w14:textId="043739BD" w:rsidR="00EA70DD" w:rsidRPr="00CB0BBF" w:rsidRDefault="00A42C0E">
      <w:pPr>
        <w:tabs>
          <w:tab w:val="left" w:pos="2127"/>
        </w:tabs>
        <w:adjustRightInd w:val="0"/>
        <w:spacing w:line="360" w:lineRule="auto"/>
        <w:ind w:firstLineChars="200" w:firstLine="480"/>
        <w:rPr>
          <w:rFonts w:ascii="Times New Roman" w:hAnsi="Times New Roman"/>
          <w:sz w:val="24"/>
          <w:szCs w:val="24"/>
          <w:lang w:eastAsia="zh-CN"/>
        </w:rPr>
      </w:pPr>
      <w:r w:rsidRPr="00CB0BBF">
        <w:rPr>
          <w:rFonts w:ascii="Times New Roman" w:hAnsi="Times New Roman"/>
          <w:sz w:val="24"/>
          <w:szCs w:val="24"/>
          <w:lang w:eastAsia="zh-CN"/>
        </w:rPr>
        <w:t>邮编：</w:t>
      </w:r>
      <w:r w:rsidRPr="00CB0BBF">
        <w:rPr>
          <w:rFonts w:ascii="Times New Roman" w:hAnsi="Times New Roman"/>
          <w:sz w:val="24"/>
          <w:szCs w:val="24"/>
          <w:lang w:eastAsia="zh-CN"/>
        </w:rPr>
        <w:tab/>
      </w:r>
      <w:r w:rsidR="003205D9">
        <w:rPr>
          <w:rFonts w:ascii="Times New Roman" w:hAnsi="Times New Roman"/>
          <w:sz w:val="24"/>
          <w:szCs w:val="24"/>
          <w:lang w:eastAsia="zh-CN"/>
        </w:rPr>
        <w:t>443005</w:t>
      </w:r>
    </w:p>
    <w:p w14:paraId="68E4B1CE" w14:textId="77777777" w:rsidR="00EA70DD" w:rsidRPr="00CB0BBF" w:rsidRDefault="00A42C0E">
      <w:pPr>
        <w:pStyle w:val="2"/>
        <w:keepNext w:val="0"/>
        <w:widowControl w:val="0"/>
        <w:numPr>
          <w:ilvl w:val="1"/>
          <w:numId w:val="2"/>
        </w:numPr>
        <w:spacing w:beforeLines="100" w:before="312" w:after="0" w:line="360" w:lineRule="auto"/>
        <w:ind w:left="357" w:hanging="357"/>
        <w:rPr>
          <w:bCs/>
          <w:szCs w:val="24"/>
          <w:lang w:eastAsia="zh-CN"/>
        </w:rPr>
      </w:pPr>
      <w:bookmarkStart w:id="28" w:name="_Toc207615300"/>
      <w:r w:rsidRPr="00CB0BBF">
        <w:rPr>
          <w:bCs/>
          <w:szCs w:val="24"/>
          <w:lang w:eastAsia="zh-CN"/>
        </w:rPr>
        <w:t>委托方负责人</w:t>
      </w:r>
      <w:bookmarkEnd w:id="26"/>
      <w:bookmarkEnd w:id="27"/>
      <w:bookmarkEnd w:id="28"/>
    </w:p>
    <w:p w14:paraId="28862140" w14:textId="7BAD8C50" w:rsidR="00EA70DD" w:rsidRPr="00CB0BBF" w:rsidRDefault="00A42C0E">
      <w:pPr>
        <w:tabs>
          <w:tab w:val="left" w:pos="2127"/>
        </w:tabs>
        <w:adjustRightInd w:val="0"/>
        <w:spacing w:line="360" w:lineRule="auto"/>
        <w:ind w:firstLineChars="200" w:firstLine="480"/>
        <w:rPr>
          <w:rFonts w:ascii="Times New Roman" w:hAnsi="Times New Roman"/>
          <w:sz w:val="24"/>
          <w:szCs w:val="24"/>
          <w:lang w:eastAsia="zh-CN"/>
        </w:rPr>
      </w:pPr>
      <w:bookmarkStart w:id="29" w:name="_Toc22626301"/>
      <w:bookmarkStart w:id="30" w:name="_Toc22627115"/>
      <w:r w:rsidRPr="00CB0BBF">
        <w:rPr>
          <w:rFonts w:ascii="Times New Roman" w:hAnsi="Times New Roman"/>
          <w:sz w:val="24"/>
          <w:szCs w:val="24"/>
          <w:lang w:eastAsia="zh-CN"/>
        </w:rPr>
        <w:t>姓名：</w:t>
      </w:r>
      <w:r w:rsidRPr="00CB0BBF">
        <w:rPr>
          <w:rFonts w:ascii="Times New Roman" w:hAnsi="Times New Roman"/>
          <w:sz w:val="24"/>
          <w:szCs w:val="24"/>
          <w:lang w:eastAsia="zh-CN"/>
        </w:rPr>
        <w:tab/>
      </w:r>
      <w:r w:rsidR="003205D9">
        <w:rPr>
          <w:rFonts w:ascii="Times New Roman" w:hAnsi="Times New Roman" w:hint="eastAsia"/>
          <w:sz w:val="24"/>
          <w:szCs w:val="24"/>
          <w:lang w:eastAsia="zh-CN"/>
        </w:rPr>
        <w:t>李小妹</w:t>
      </w:r>
    </w:p>
    <w:p w14:paraId="3CB65FEE" w14:textId="08F07BB6" w:rsidR="00EA70DD" w:rsidRPr="00CB0BBF" w:rsidRDefault="00A42C0E">
      <w:pPr>
        <w:tabs>
          <w:tab w:val="left" w:pos="2127"/>
        </w:tabs>
        <w:adjustRightInd w:val="0"/>
        <w:spacing w:line="360" w:lineRule="auto"/>
        <w:ind w:firstLineChars="200" w:firstLine="480"/>
        <w:rPr>
          <w:rFonts w:ascii="Times New Roman" w:hAnsi="Times New Roman"/>
          <w:sz w:val="24"/>
          <w:szCs w:val="24"/>
          <w:lang w:eastAsia="zh-CN"/>
        </w:rPr>
      </w:pPr>
      <w:r w:rsidRPr="00CB0BBF">
        <w:rPr>
          <w:rFonts w:ascii="Times New Roman" w:hAnsi="Times New Roman"/>
          <w:sz w:val="24"/>
          <w:szCs w:val="24"/>
          <w:lang w:eastAsia="zh-CN"/>
        </w:rPr>
        <w:t>手机：</w:t>
      </w:r>
      <w:r w:rsidRPr="00CB0BBF">
        <w:rPr>
          <w:rFonts w:ascii="Times New Roman" w:hAnsi="Times New Roman"/>
          <w:sz w:val="24"/>
          <w:szCs w:val="24"/>
          <w:lang w:eastAsia="zh-CN"/>
        </w:rPr>
        <w:tab/>
      </w:r>
      <w:r w:rsidR="003205D9">
        <w:rPr>
          <w:rFonts w:ascii="Times New Roman" w:hAnsi="Times New Roman" w:hint="eastAsia"/>
          <w:sz w:val="24"/>
          <w:szCs w:val="24"/>
          <w:lang w:eastAsia="zh-CN"/>
        </w:rPr>
        <w:t>+86-</w:t>
      </w:r>
      <w:r w:rsidR="003205D9">
        <w:rPr>
          <w:rFonts w:ascii="Times New Roman" w:hAnsi="Times New Roman"/>
          <w:sz w:val="24"/>
          <w:szCs w:val="24"/>
          <w:lang w:eastAsia="zh-CN"/>
        </w:rPr>
        <w:t>15587999680</w:t>
      </w:r>
    </w:p>
    <w:p w14:paraId="3B8AF278" w14:textId="22B3E66C" w:rsidR="00EA70DD" w:rsidRPr="00CB0BBF" w:rsidRDefault="00A42C0E">
      <w:pPr>
        <w:tabs>
          <w:tab w:val="left" w:pos="2127"/>
        </w:tabs>
        <w:adjustRightInd w:val="0"/>
        <w:spacing w:line="360" w:lineRule="auto"/>
        <w:ind w:firstLineChars="200" w:firstLine="480"/>
        <w:rPr>
          <w:rFonts w:ascii="Times New Roman" w:hAnsi="Times New Roman"/>
          <w:sz w:val="24"/>
          <w:szCs w:val="24"/>
          <w:lang w:eastAsia="zh-CN"/>
        </w:rPr>
      </w:pPr>
      <w:r w:rsidRPr="00CB0BBF">
        <w:rPr>
          <w:rFonts w:ascii="Times New Roman" w:hAnsi="Times New Roman"/>
          <w:sz w:val="24"/>
          <w:szCs w:val="24"/>
          <w:lang w:eastAsia="zh-CN"/>
        </w:rPr>
        <w:t>电子邮件：</w:t>
      </w:r>
      <w:r w:rsidRPr="00CB0BBF">
        <w:rPr>
          <w:rFonts w:ascii="Times New Roman" w:hAnsi="Times New Roman"/>
          <w:sz w:val="24"/>
          <w:szCs w:val="24"/>
          <w:lang w:eastAsia="zh-CN"/>
        </w:rPr>
        <w:tab/>
      </w:r>
      <w:r w:rsidR="003205D9">
        <w:rPr>
          <w:rFonts w:ascii="Times New Roman" w:hAnsi="Times New Roman"/>
          <w:sz w:val="24"/>
          <w:szCs w:val="24"/>
          <w:lang w:eastAsia="zh-CN"/>
        </w:rPr>
        <w:t>lixiaomei@renfu.com.cn</w:t>
      </w:r>
    </w:p>
    <w:p w14:paraId="5C84CA98" w14:textId="77777777" w:rsidR="00EA70DD" w:rsidRPr="00CB0BBF" w:rsidRDefault="00A42C0E">
      <w:pPr>
        <w:pStyle w:val="2"/>
        <w:keepNext w:val="0"/>
        <w:widowControl w:val="0"/>
        <w:numPr>
          <w:ilvl w:val="1"/>
          <w:numId w:val="2"/>
        </w:numPr>
        <w:spacing w:beforeLines="100" w:before="312" w:after="0" w:line="360" w:lineRule="auto"/>
        <w:ind w:left="357" w:hanging="357"/>
        <w:rPr>
          <w:bCs/>
          <w:szCs w:val="24"/>
          <w:lang w:eastAsia="zh-CN"/>
        </w:rPr>
      </w:pPr>
      <w:bookmarkStart w:id="31" w:name="_Toc207615301"/>
      <w:r w:rsidRPr="00CB0BBF">
        <w:rPr>
          <w:bCs/>
          <w:szCs w:val="24"/>
          <w:lang w:eastAsia="zh-CN"/>
        </w:rPr>
        <w:t>专题负责人</w:t>
      </w:r>
      <w:bookmarkEnd w:id="29"/>
      <w:bookmarkEnd w:id="30"/>
      <w:bookmarkEnd w:id="31"/>
    </w:p>
    <w:p w14:paraId="6D5D23B9" w14:textId="334BD977" w:rsidR="00EA70DD" w:rsidRPr="00CB0BBF" w:rsidRDefault="00A42C0E">
      <w:pPr>
        <w:tabs>
          <w:tab w:val="left" w:pos="2295"/>
        </w:tabs>
        <w:adjustRightInd w:val="0"/>
        <w:spacing w:line="360" w:lineRule="auto"/>
        <w:ind w:firstLineChars="200" w:firstLine="480"/>
        <w:jc w:val="both"/>
        <w:rPr>
          <w:rFonts w:ascii="Times New Roman" w:hAnsi="Times New Roman"/>
          <w:sz w:val="24"/>
          <w:szCs w:val="24"/>
          <w:lang w:eastAsia="zh-TW"/>
        </w:rPr>
      </w:pPr>
      <w:bookmarkStart w:id="32" w:name="_Toc22626302"/>
      <w:bookmarkStart w:id="33" w:name="_Toc22627116"/>
      <w:r w:rsidRPr="00CB0BBF">
        <w:rPr>
          <w:rFonts w:ascii="Times New Roman" w:hAnsi="Times New Roman"/>
          <w:sz w:val="24"/>
          <w:szCs w:val="24"/>
          <w:lang w:eastAsia="zh-TW"/>
        </w:rPr>
        <w:t>姓名：</w:t>
      </w:r>
      <w:r w:rsidRPr="00CB0BBF">
        <w:rPr>
          <w:rFonts w:ascii="Times New Roman" w:hAnsi="Times New Roman"/>
          <w:sz w:val="24"/>
          <w:szCs w:val="24"/>
          <w:lang w:eastAsia="zh-TW"/>
        </w:rPr>
        <w:tab/>
      </w:r>
      <w:r w:rsidR="001B0049">
        <w:rPr>
          <w:rFonts w:ascii="Times New Roman" w:hAnsi="Times New Roman"/>
          <w:sz w:val="24"/>
          <w:szCs w:val="24"/>
          <w:lang w:eastAsia="zh-CN"/>
        </w:rPr>
        <w:t>郭景旭</w:t>
      </w:r>
      <w:r w:rsidRPr="00CB0BBF">
        <w:rPr>
          <w:rFonts w:ascii="Times New Roman" w:hAnsi="Times New Roman"/>
          <w:sz w:val="24"/>
          <w:szCs w:val="24"/>
          <w:lang w:eastAsia="zh-CN"/>
        </w:rPr>
        <w:t>，</w:t>
      </w:r>
      <w:r w:rsidR="001B0049">
        <w:rPr>
          <w:rFonts w:ascii="Times New Roman" w:hAnsi="Times New Roman"/>
          <w:sz w:val="24"/>
          <w:szCs w:val="24"/>
          <w:lang w:eastAsia="zh-TW"/>
        </w:rPr>
        <w:t>M</w:t>
      </w:r>
      <w:r w:rsidRPr="00CB0BBF">
        <w:rPr>
          <w:rFonts w:ascii="Times New Roman" w:hAnsi="Times New Roman"/>
          <w:sz w:val="24"/>
          <w:szCs w:val="24"/>
          <w:lang w:eastAsia="zh-TW"/>
        </w:rPr>
        <w:t>.S.</w:t>
      </w:r>
    </w:p>
    <w:p w14:paraId="29306FBD" w14:textId="72DE1EF5" w:rsidR="00EA70DD" w:rsidRPr="00CB0BBF" w:rsidRDefault="00A42C0E">
      <w:pPr>
        <w:tabs>
          <w:tab w:val="left" w:pos="2295"/>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lang w:eastAsia="zh-TW"/>
        </w:rPr>
        <w:t>手机：</w:t>
      </w:r>
      <w:r w:rsidRPr="00CB0BBF">
        <w:rPr>
          <w:rFonts w:ascii="Times New Roman" w:hAnsi="Times New Roman"/>
          <w:sz w:val="24"/>
          <w:szCs w:val="24"/>
          <w:lang w:eastAsia="zh-TW"/>
        </w:rPr>
        <w:tab/>
        <w:t>+86-1</w:t>
      </w:r>
      <w:r w:rsidR="001B0049">
        <w:rPr>
          <w:rFonts w:ascii="Times New Roman" w:hAnsi="Times New Roman"/>
          <w:sz w:val="24"/>
          <w:szCs w:val="24"/>
          <w:lang w:eastAsia="zh-TW"/>
        </w:rPr>
        <w:t>3176762015</w:t>
      </w:r>
    </w:p>
    <w:p w14:paraId="423B5F21" w14:textId="2F9994A9" w:rsidR="00EA70DD" w:rsidRPr="00CB0BBF" w:rsidRDefault="00A42C0E">
      <w:pPr>
        <w:tabs>
          <w:tab w:val="left" w:pos="2338"/>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lang w:eastAsia="zh-TW"/>
        </w:rPr>
        <w:lastRenderedPageBreak/>
        <w:t>电子邮件：</w:t>
      </w:r>
      <w:r w:rsidRPr="00CB0BBF">
        <w:rPr>
          <w:rFonts w:ascii="Times New Roman" w:hAnsi="Times New Roman"/>
          <w:sz w:val="24"/>
          <w:szCs w:val="24"/>
          <w:lang w:eastAsia="zh-TW"/>
        </w:rPr>
        <w:tab/>
      </w:r>
      <w:r w:rsidR="001B0049">
        <w:rPr>
          <w:rFonts w:ascii="Times New Roman" w:hAnsi="Times New Roman"/>
          <w:sz w:val="24"/>
          <w:szCs w:val="24"/>
          <w:lang w:eastAsia="zh-CN"/>
        </w:rPr>
        <w:t>jxguo</w:t>
      </w:r>
      <w:r w:rsidRPr="00CB0BBF">
        <w:rPr>
          <w:rFonts w:ascii="Times New Roman" w:hAnsi="Times New Roman"/>
          <w:sz w:val="24"/>
          <w:szCs w:val="24"/>
          <w:lang w:eastAsia="zh-TW"/>
        </w:rPr>
        <w:t>@innostar.cn</w:t>
      </w:r>
    </w:p>
    <w:p w14:paraId="7ABD5B0A" w14:textId="77777777" w:rsidR="00EA70DD" w:rsidRPr="00CB0BBF" w:rsidRDefault="00A42C0E">
      <w:pPr>
        <w:pStyle w:val="2"/>
        <w:keepNext w:val="0"/>
        <w:widowControl w:val="0"/>
        <w:numPr>
          <w:ilvl w:val="1"/>
          <w:numId w:val="2"/>
        </w:numPr>
        <w:spacing w:beforeLines="100" w:before="312" w:after="0" w:line="360" w:lineRule="auto"/>
        <w:ind w:left="357" w:hanging="357"/>
        <w:rPr>
          <w:bCs/>
          <w:szCs w:val="24"/>
          <w:lang w:eastAsia="zh-CN"/>
        </w:rPr>
      </w:pPr>
      <w:bookmarkStart w:id="34" w:name="_Toc207615302"/>
      <w:r w:rsidRPr="00CB0BBF">
        <w:rPr>
          <w:bCs/>
          <w:szCs w:val="24"/>
          <w:lang w:eastAsia="zh-CN"/>
        </w:rPr>
        <w:t>QA</w:t>
      </w:r>
      <w:r w:rsidRPr="00CB0BBF">
        <w:rPr>
          <w:bCs/>
          <w:szCs w:val="24"/>
          <w:lang w:eastAsia="zh-CN"/>
        </w:rPr>
        <w:t>检查员</w:t>
      </w:r>
      <w:bookmarkEnd w:id="34"/>
    </w:p>
    <w:p w14:paraId="4D5A779B" w14:textId="525E90E7" w:rsidR="00EA70DD" w:rsidRPr="0095441E" w:rsidRDefault="00A42C0E" w:rsidP="0095441E">
      <w:pPr>
        <w:pStyle w:val="afd"/>
        <w:tabs>
          <w:tab w:val="left" w:pos="2295"/>
        </w:tabs>
        <w:adjustRightInd w:val="0"/>
        <w:spacing w:line="360" w:lineRule="auto"/>
        <w:ind w:left="360" w:firstLineChars="86" w:firstLine="206"/>
        <w:jc w:val="both"/>
        <w:rPr>
          <w:rFonts w:ascii="Times New Roman" w:hAnsi="Times New Roman"/>
          <w:sz w:val="24"/>
          <w:szCs w:val="24"/>
          <w:lang w:eastAsia="zh-TW"/>
        </w:rPr>
      </w:pPr>
      <w:r w:rsidRPr="00CB0BBF">
        <w:rPr>
          <w:rFonts w:ascii="Times New Roman" w:hAnsi="Times New Roman"/>
          <w:sz w:val="24"/>
          <w:szCs w:val="24"/>
          <w:lang w:eastAsia="zh-TW"/>
        </w:rPr>
        <w:t>姓名：</w:t>
      </w:r>
      <w:r w:rsidRPr="00CB0BBF">
        <w:rPr>
          <w:rFonts w:ascii="Times New Roman" w:hAnsi="Times New Roman"/>
          <w:sz w:val="24"/>
          <w:szCs w:val="24"/>
          <w:lang w:eastAsia="zh-TW"/>
        </w:rPr>
        <w:tab/>
      </w:r>
      <w:r w:rsidR="00035D01" w:rsidRPr="00C11DF1">
        <w:rPr>
          <w:rFonts w:ascii="Times New Roman" w:hAnsi="Times New Roman" w:hint="eastAsia"/>
          <w:kern w:val="2"/>
          <w:sz w:val="24"/>
          <w:szCs w:val="24"/>
          <w:lang w:eastAsia="zh-CN"/>
        </w:rPr>
        <w:t>钱丽颖，</w:t>
      </w:r>
      <w:r w:rsidR="00035D01" w:rsidRPr="00C11DF1">
        <w:rPr>
          <w:rFonts w:ascii="Times New Roman" w:hAnsi="Times New Roman" w:hint="eastAsia"/>
          <w:kern w:val="2"/>
          <w:sz w:val="24"/>
          <w:szCs w:val="24"/>
          <w:lang w:eastAsia="zh-CN"/>
        </w:rPr>
        <w:t>B.S.</w:t>
      </w:r>
    </w:p>
    <w:p w14:paraId="22AB6195" w14:textId="775004BA" w:rsidR="00EA70DD" w:rsidRPr="00CB0BBF" w:rsidRDefault="00A42C0E">
      <w:pPr>
        <w:pStyle w:val="afd"/>
        <w:tabs>
          <w:tab w:val="left" w:pos="2295"/>
        </w:tabs>
        <w:adjustRightInd w:val="0"/>
        <w:spacing w:line="360" w:lineRule="auto"/>
        <w:ind w:left="360" w:firstLineChars="86" w:firstLine="206"/>
        <w:jc w:val="both"/>
        <w:rPr>
          <w:rFonts w:ascii="Times New Roman" w:hAnsi="Times New Roman"/>
          <w:sz w:val="24"/>
          <w:szCs w:val="24"/>
          <w:lang w:eastAsia="zh-TW"/>
        </w:rPr>
      </w:pPr>
      <w:r w:rsidRPr="00CB0BBF">
        <w:rPr>
          <w:rFonts w:ascii="Times New Roman" w:hAnsi="Times New Roman"/>
          <w:sz w:val="24"/>
          <w:szCs w:val="24"/>
          <w:lang w:eastAsia="zh-TW"/>
        </w:rPr>
        <w:t>手机：</w:t>
      </w:r>
      <w:r w:rsidRPr="00CB0BBF">
        <w:rPr>
          <w:rFonts w:ascii="Times New Roman" w:hAnsi="Times New Roman"/>
          <w:sz w:val="24"/>
          <w:szCs w:val="24"/>
          <w:lang w:eastAsia="zh-TW"/>
        </w:rPr>
        <w:tab/>
      </w:r>
      <w:r w:rsidR="00035D01" w:rsidRPr="00C11DF1">
        <w:rPr>
          <w:rFonts w:ascii="Times New Roman" w:hAnsi="Times New Roman"/>
          <w:kern w:val="2"/>
          <w:sz w:val="24"/>
          <w:szCs w:val="24"/>
          <w:lang w:eastAsia="zh-CN"/>
        </w:rPr>
        <w:t>+86-15</w:t>
      </w:r>
      <w:r w:rsidR="00035D01" w:rsidRPr="00C11DF1">
        <w:rPr>
          <w:rFonts w:ascii="Times New Roman" w:hAnsi="Times New Roman" w:hint="eastAsia"/>
          <w:kern w:val="2"/>
          <w:sz w:val="24"/>
          <w:szCs w:val="24"/>
          <w:lang w:eastAsia="zh-CN"/>
        </w:rPr>
        <w:t>298666782</w:t>
      </w:r>
    </w:p>
    <w:p w14:paraId="23CB56AA" w14:textId="457A74F9" w:rsidR="00EA70DD" w:rsidRPr="00CB0BBF" w:rsidRDefault="00A42C0E">
      <w:pPr>
        <w:pStyle w:val="afd"/>
        <w:tabs>
          <w:tab w:val="left" w:pos="2295"/>
        </w:tabs>
        <w:adjustRightInd w:val="0"/>
        <w:spacing w:line="360" w:lineRule="auto"/>
        <w:ind w:left="360" w:firstLineChars="86" w:firstLine="206"/>
        <w:jc w:val="both"/>
        <w:rPr>
          <w:rFonts w:ascii="Times New Roman" w:hAnsi="Times New Roman"/>
          <w:sz w:val="24"/>
          <w:szCs w:val="24"/>
          <w:lang w:eastAsia="zh-TW"/>
        </w:rPr>
      </w:pPr>
      <w:r w:rsidRPr="00CB0BBF">
        <w:rPr>
          <w:rFonts w:ascii="Times New Roman" w:hAnsi="Times New Roman"/>
          <w:sz w:val="24"/>
          <w:szCs w:val="24"/>
          <w:lang w:eastAsia="zh-TW"/>
        </w:rPr>
        <w:t>电子邮件：</w:t>
      </w:r>
      <w:r w:rsidRPr="00CB0BBF">
        <w:rPr>
          <w:rFonts w:ascii="Times New Roman" w:hAnsi="Times New Roman"/>
          <w:sz w:val="24"/>
          <w:szCs w:val="24"/>
          <w:lang w:eastAsia="zh-TW"/>
        </w:rPr>
        <w:tab/>
      </w:r>
      <w:r w:rsidR="00035D01" w:rsidRPr="00C11DF1">
        <w:rPr>
          <w:rFonts w:ascii="Times New Roman" w:hAnsi="Times New Roman" w:hint="eastAsia"/>
          <w:kern w:val="2"/>
          <w:sz w:val="24"/>
          <w:szCs w:val="24"/>
          <w:lang w:eastAsia="zh-CN"/>
        </w:rPr>
        <w:t>lyqian</w:t>
      </w:r>
      <w:r w:rsidR="00035D01" w:rsidRPr="00C11DF1">
        <w:rPr>
          <w:rFonts w:ascii="Times New Roman" w:hAnsi="Times New Roman"/>
          <w:kern w:val="2"/>
          <w:sz w:val="24"/>
          <w:szCs w:val="24"/>
          <w:lang w:eastAsia="zh-CN"/>
        </w:rPr>
        <w:t>@</w:t>
      </w:r>
      <w:r w:rsidR="00035D01" w:rsidRPr="00C11DF1">
        <w:rPr>
          <w:rFonts w:ascii="Times New Roman" w:hAnsi="Times New Roman"/>
          <w:sz w:val="24"/>
          <w:szCs w:val="24"/>
          <w:lang w:eastAsia="zh-CN"/>
        </w:rPr>
        <w:t>innostar</w:t>
      </w:r>
      <w:r w:rsidR="00035D01" w:rsidRPr="00C11DF1">
        <w:rPr>
          <w:rFonts w:ascii="Times New Roman" w:hAnsi="Times New Roman"/>
          <w:kern w:val="2"/>
          <w:sz w:val="24"/>
          <w:szCs w:val="24"/>
          <w:lang w:eastAsia="zh-CN"/>
        </w:rPr>
        <w:t>.cn</w:t>
      </w:r>
    </w:p>
    <w:p w14:paraId="4AC880D0" w14:textId="77777777" w:rsidR="00EA70DD" w:rsidRPr="00CB0BBF" w:rsidRDefault="00A42C0E">
      <w:pPr>
        <w:pStyle w:val="2"/>
        <w:keepNext w:val="0"/>
        <w:widowControl w:val="0"/>
        <w:numPr>
          <w:ilvl w:val="1"/>
          <w:numId w:val="2"/>
        </w:numPr>
        <w:spacing w:beforeLines="100" w:before="312" w:after="0" w:line="360" w:lineRule="auto"/>
        <w:ind w:left="357" w:hanging="357"/>
        <w:rPr>
          <w:bCs/>
          <w:szCs w:val="24"/>
          <w:lang w:eastAsia="zh-CN"/>
        </w:rPr>
      </w:pPr>
      <w:bookmarkStart w:id="35" w:name="_Toc207615303"/>
      <w:r w:rsidRPr="00CB0BBF">
        <w:rPr>
          <w:bCs/>
          <w:szCs w:val="24"/>
          <w:lang w:eastAsia="zh-CN"/>
        </w:rPr>
        <w:t>主要研究人员</w:t>
      </w:r>
      <w:bookmarkEnd w:id="32"/>
      <w:bookmarkEnd w:id="33"/>
      <w:bookmarkEnd w:id="35"/>
    </w:p>
    <w:p w14:paraId="0902893A" w14:textId="793F2120" w:rsidR="00EA70DD" w:rsidRPr="00CB0BBF" w:rsidRDefault="00A42C0E" w:rsidP="004E7CDF">
      <w:pPr>
        <w:widowControl w:val="0"/>
        <w:tabs>
          <w:tab w:val="left" w:pos="3540"/>
        </w:tabs>
        <w:adjustRightInd w:val="0"/>
        <w:spacing w:line="360" w:lineRule="auto"/>
        <w:ind w:firstLineChars="200" w:firstLine="480"/>
        <w:jc w:val="both"/>
        <w:rPr>
          <w:rFonts w:ascii="Times New Roman" w:eastAsia="PMingLiU" w:hAnsi="Times New Roman"/>
          <w:sz w:val="24"/>
          <w:szCs w:val="24"/>
          <w:lang w:eastAsia="zh-CN"/>
        </w:rPr>
      </w:pPr>
      <w:r w:rsidRPr="00CB0BBF">
        <w:rPr>
          <w:rFonts w:ascii="Times New Roman" w:hAnsi="Times New Roman"/>
          <w:sz w:val="24"/>
          <w:szCs w:val="24"/>
          <w:lang w:eastAsia="zh-TW"/>
        </w:rPr>
        <w:t>动物实验负责人：</w:t>
      </w:r>
      <w:r w:rsidRPr="00CB0BBF">
        <w:rPr>
          <w:rFonts w:ascii="Times New Roman" w:hAnsi="Times New Roman"/>
          <w:sz w:val="24"/>
          <w:szCs w:val="24"/>
          <w:lang w:eastAsia="zh-TW"/>
        </w:rPr>
        <w:tab/>
      </w:r>
      <w:r w:rsidR="004E7CDF">
        <w:rPr>
          <w:rFonts w:ascii="Times New Roman" w:hAnsi="Times New Roman" w:hint="eastAsia"/>
          <w:sz w:val="24"/>
          <w:szCs w:val="24"/>
          <w:lang w:eastAsia="zh-CN"/>
        </w:rPr>
        <w:t>王</w:t>
      </w:r>
      <w:r w:rsidR="004E7CDF">
        <w:rPr>
          <w:rFonts w:ascii="Times New Roman" w:hAnsi="Times New Roman" w:hint="eastAsia"/>
          <w:sz w:val="24"/>
          <w:szCs w:val="24"/>
          <w:lang w:eastAsia="zh-CN"/>
        </w:rPr>
        <w:t xml:space="preserve"> </w:t>
      </w:r>
      <w:r w:rsidR="004E7CDF">
        <w:rPr>
          <w:rFonts w:ascii="Times New Roman" w:hAnsi="Times New Roman"/>
          <w:sz w:val="24"/>
          <w:szCs w:val="24"/>
          <w:lang w:eastAsia="zh-CN"/>
        </w:rPr>
        <w:t xml:space="preserve"> </w:t>
      </w:r>
      <w:r w:rsidR="004E7CDF">
        <w:rPr>
          <w:rFonts w:ascii="Times New Roman" w:hAnsi="Times New Roman" w:hint="eastAsia"/>
          <w:sz w:val="24"/>
          <w:szCs w:val="24"/>
          <w:lang w:eastAsia="zh-CN"/>
        </w:rPr>
        <w:t>磊</w:t>
      </w:r>
      <w:r w:rsidR="00035D01">
        <w:rPr>
          <w:rFonts w:ascii="Times New Roman" w:hAnsi="Times New Roman"/>
          <w:sz w:val="24"/>
          <w:szCs w:val="24"/>
          <w:lang w:eastAsia="zh-CN"/>
        </w:rPr>
        <w:t>-1</w:t>
      </w:r>
    </w:p>
    <w:p w14:paraId="41572B7F" w14:textId="52D7F3A1" w:rsidR="00EA70DD" w:rsidRDefault="00A42C0E" w:rsidP="004E7CDF">
      <w:pPr>
        <w:widowControl w:val="0"/>
        <w:tabs>
          <w:tab w:val="left" w:pos="3540"/>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lang w:eastAsia="zh-TW"/>
        </w:rPr>
        <w:t>给药制剂配制负责人：</w:t>
      </w:r>
      <w:r w:rsidRPr="00CB0BBF">
        <w:rPr>
          <w:rFonts w:ascii="Times New Roman" w:hAnsi="Times New Roman"/>
          <w:sz w:val="24"/>
          <w:szCs w:val="24"/>
          <w:lang w:eastAsia="zh-TW"/>
        </w:rPr>
        <w:tab/>
      </w:r>
      <w:r w:rsidR="00264E0E" w:rsidRPr="00264E0E">
        <w:rPr>
          <w:rFonts w:ascii="Times New Roman" w:hAnsi="Times New Roman" w:hint="eastAsia"/>
          <w:sz w:val="24"/>
          <w:szCs w:val="24"/>
          <w:lang w:eastAsia="zh-CN"/>
        </w:rPr>
        <w:t>张晓燕，</w:t>
      </w:r>
      <w:r w:rsidR="00264E0E" w:rsidRPr="00264E0E">
        <w:rPr>
          <w:rFonts w:ascii="Times New Roman" w:hAnsi="Times New Roman" w:hint="eastAsia"/>
          <w:sz w:val="24"/>
          <w:szCs w:val="24"/>
          <w:lang w:eastAsia="zh-CN"/>
        </w:rPr>
        <w:t>B.S.</w:t>
      </w:r>
    </w:p>
    <w:p w14:paraId="14A258BB" w14:textId="159418DD" w:rsidR="00076C49" w:rsidRPr="004E7CDF" w:rsidRDefault="00076C49" w:rsidP="00076C49">
      <w:pPr>
        <w:widowControl w:val="0"/>
        <w:tabs>
          <w:tab w:val="left" w:pos="3544"/>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病理</w:t>
      </w:r>
      <w:r w:rsidRPr="00CB0BBF">
        <w:rPr>
          <w:rFonts w:ascii="Times New Roman" w:hAnsi="Times New Roman"/>
          <w:sz w:val="24"/>
          <w:szCs w:val="24"/>
          <w:lang w:eastAsia="zh-TW"/>
        </w:rPr>
        <w:t>解剖负责人（如有）：</w:t>
      </w:r>
      <w:r w:rsidR="002F2108">
        <w:rPr>
          <w:rFonts w:ascii="Times New Roman" w:hAnsi="Times New Roman"/>
          <w:sz w:val="24"/>
          <w:szCs w:val="24"/>
          <w:lang w:eastAsia="zh-CN"/>
        </w:rPr>
        <w:tab/>
      </w:r>
      <w:r w:rsidR="004E7CDF" w:rsidRPr="004E7CDF">
        <w:rPr>
          <w:rFonts w:ascii="Times New Roman" w:hAnsi="Times New Roman"/>
          <w:sz w:val="24"/>
          <w:szCs w:val="24"/>
          <w:lang w:eastAsia="zh-CN"/>
        </w:rPr>
        <w:t>佘韩雯</w:t>
      </w:r>
    </w:p>
    <w:p w14:paraId="193129D0" w14:textId="6C0D6581" w:rsidR="004E7CDF" w:rsidRPr="00CB0BBF" w:rsidRDefault="004E7CDF" w:rsidP="00076C49">
      <w:pPr>
        <w:widowControl w:val="0"/>
        <w:tabs>
          <w:tab w:val="left" w:pos="3544"/>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病理制片负责人（如有）：</w:t>
      </w:r>
      <w:r w:rsidR="002F2108">
        <w:rPr>
          <w:rFonts w:ascii="Times New Roman" w:hAnsi="Times New Roman"/>
          <w:sz w:val="24"/>
          <w:szCs w:val="24"/>
          <w:lang w:eastAsia="zh-CN"/>
        </w:rPr>
        <w:tab/>
      </w:r>
      <w:r w:rsidRPr="004E7CDF">
        <w:rPr>
          <w:rFonts w:ascii="Times New Roman" w:hAnsi="Times New Roman"/>
          <w:sz w:val="24"/>
          <w:szCs w:val="24"/>
          <w:lang w:eastAsia="zh-CN"/>
        </w:rPr>
        <w:t>于嘉雯</w:t>
      </w:r>
      <w:r>
        <w:rPr>
          <w:rFonts w:ascii="Times New Roman" w:hAnsi="Times New Roman" w:hint="eastAsia"/>
          <w:sz w:val="24"/>
          <w:szCs w:val="24"/>
          <w:lang w:eastAsia="zh-CN"/>
        </w:rPr>
        <w:t>，</w:t>
      </w:r>
      <w:r w:rsidRPr="00CB0BBF">
        <w:rPr>
          <w:rFonts w:ascii="Times New Roman" w:hAnsi="Times New Roman"/>
          <w:sz w:val="24"/>
          <w:szCs w:val="24"/>
          <w:lang w:eastAsia="zh-TW"/>
        </w:rPr>
        <w:t>B.S.</w:t>
      </w:r>
    </w:p>
    <w:p w14:paraId="3FCF7402" w14:textId="7199BDBC" w:rsidR="00076C49" w:rsidRPr="00CB0BBF" w:rsidRDefault="00076C49" w:rsidP="00076C49">
      <w:pPr>
        <w:widowControl w:val="0"/>
        <w:tabs>
          <w:tab w:val="left" w:pos="3544"/>
        </w:tabs>
        <w:adjustRightInd w:val="0"/>
        <w:spacing w:line="360" w:lineRule="auto"/>
        <w:ind w:firstLineChars="200" w:firstLine="480"/>
        <w:jc w:val="both"/>
        <w:rPr>
          <w:rFonts w:ascii="Times New Roman" w:eastAsia="PMingLiU" w:hAnsi="Times New Roman"/>
          <w:sz w:val="24"/>
          <w:szCs w:val="24"/>
          <w:lang w:eastAsia="zh-TW"/>
        </w:rPr>
      </w:pPr>
      <w:r w:rsidRPr="00CB0BBF">
        <w:rPr>
          <w:rFonts w:ascii="Times New Roman" w:hAnsi="Times New Roman"/>
          <w:sz w:val="24"/>
          <w:szCs w:val="24"/>
          <w:lang w:eastAsia="zh-CN"/>
        </w:rPr>
        <w:t>病理诊断</w:t>
      </w:r>
      <w:r w:rsidRPr="00CB0BBF">
        <w:rPr>
          <w:rFonts w:ascii="Times New Roman" w:hAnsi="Times New Roman"/>
          <w:sz w:val="24"/>
          <w:szCs w:val="24"/>
          <w:lang w:eastAsia="zh-TW"/>
        </w:rPr>
        <w:t>负责人（如有）：</w:t>
      </w:r>
      <w:r w:rsidRPr="00CB0BBF">
        <w:rPr>
          <w:rFonts w:ascii="Times New Roman" w:hAnsi="Times New Roman"/>
          <w:sz w:val="24"/>
          <w:szCs w:val="24"/>
          <w:lang w:eastAsia="zh-TW"/>
        </w:rPr>
        <w:tab/>
      </w:r>
      <w:r w:rsidR="004E7CDF" w:rsidRPr="004E7CDF">
        <w:rPr>
          <w:rFonts w:ascii="Times New Roman" w:hAnsi="Times New Roman"/>
          <w:sz w:val="24"/>
          <w:szCs w:val="24"/>
          <w:lang w:eastAsia="zh-CN"/>
        </w:rPr>
        <w:t>葛建雅</w:t>
      </w:r>
      <w:r w:rsidR="004E7CDF">
        <w:rPr>
          <w:rFonts w:ascii="Times New Roman" w:hAnsi="Times New Roman" w:hint="eastAsia"/>
          <w:sz w:val="24"/>
          <w:szCs w:val="24"/>
          <w:lang w:eastAsia="zh-CN"/>
        </w:rPr>
        <w:t>，</w:t>
      </w:r>
      <w:r w:rsidR="004E7CDF">
        <w:rPr>
          <w:rFonts w:ascii="Times New Roman" w:hAnsi="Times New Roman" w:hint="eastAsia"/>
          <w:sz w:val="24"/>
          <w:szCs w:val="24"/>
          <w:lang w:eastAsia="zh-CN"/>
        </w:rPr>
        <w:t>M</w:t>
      </w:r>
      <w:r w:rsidR="004E7CDF">
        <w:rPr>
          <w:rFonts w:ascii="Times New Roman" w:hAnsi="Times New Roman"/>
          <w:sz w:val="24"/>
          <w:szCs w:val="24"/>
          <w:lang w:eastAsia="zh-CN"/>
        </w:rPr>
        <w:t>.S.</w:t>
      </w:r>
    </w:p>
    <w:p w14:paraId="482C6E2B" w14:textId="77777777" w:rsidR="00EA70DD" w:rsidRPr="00CB0BB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lang w:eastAsia="zh-TW"/>
        </w:rPr>
        <w:t>动物管理负责人：</w:t>
      </w:r>
      <w:r w:rsidRPr="00CB0BBF">
        <w:rPr>
          <w:rFonts w:ascii="Times New Roman" w:hAnsi="Times New Roman"/>
          <w:sz w:val="24"/>
          <w:szCs w:val="24"/>
          <w:lang w:eastAsia="zh-TW"/>
        </w:rPr>
        <w:tab/>
      </w:r>
      <w:r w:rsidRPr="00CB0BBF">
        <w:rPr>
          <w:rFonts w:ascii="Times New Roman" w:hAnsi="Times New Roman"/>
          <w:sz w:val="24"/>
          <w:szCs w:val="24"/>
          <w:lang w:eastAsia="zh-CN"/>
        </w:rPr>
        <w:t>麦俊云</w:t>
      </w:r>
      <w:r w:rsidRPr="00CB0BBF">
        <w:rPr>
          <w:rFonts w:ascii="Times New Roman" w:hAnsi="Times New Roman"/>
          <w:sz w:val="24"/>
          <w:szCs w:val="24"/>
          <w:lang w:eastAsia="zh-TW"/>
        </w:rPr>
        <w:t>，</w:t>
      </w:r>
      <w:r w:rsidRPr="00CB0BBF">
        <w:rPr>
          <w:rFonts w:ascii="Times New Roman" w:hAnsi="Times New Roman"/>
          <w:sz w:val="24"/>
          <w:szCs w:val="24"/>
          <w:lang w:eastAsia="zh-TW"/>
        </w:rPr>
        <w:t>B.S.</w:t>
      </w:r>
    </w:p>
    <w:p w14:paraId="6B8B48F3" w14:textId="77777777" w:rsidR="00EA70DD" w:rsidRPr="00CB0BBF" w:rsidRDefault="00A42C0E">
      <w:pPr>
        <w:pStyle w:val="2"/>
        <w:keepNext w:val="0"/>
        <w:widowControl w:val="0"/>
        <w:numPr>
          <w:ilvl w:val="1"/>
          <w:numId w:val="2"/>
        </w:numPr>
        <w:spacing w:beforeLines="100" w:before="312" w:after="0" w:line="360" w:lineRule="auto"/>
        <w:ind w:left="357" w:hanging="357"/>
        <w:rPr>
          <w:bCs/>
          <w:szCs w:val="24"/>
          <w:lang w:eastAsia="zh-CN"/>
        </w:rPr>
      </w:pPr>
      <w:bookmarkStart w:id="36" w:name="_Toc22627117"/>
      <w:bookmarkStart w:id="37" w:name="_Toc22626303"/>
      <w:bookmarkStart w:id="38" w:name="_Toc207615304"/>
      <w:r w:rsidRPr="00CB0BBF">
        <w:rPr>
          <w:bCs/>
          <w:szCs w:val="24"/>
          <w:lang w:eastAsia="zh-CN"/>
        </w:rPr>
        <w:t>拟定的试验日程</w:t>
      </w:r>
      <w:bookmarkEnd w:id="36"/>
      <w:bookmarkEnd w:id="37"/>
      <w:bookmarkEnd w:id="38"/>
    </w:p>
    <w:p w14:paraId="597A909B" w14:textId="02ECF297" w:rsidR="00EA70DD" w:rsidRPr="00DE743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CN"/>
        </w:rPr>
      </w:pPr>
      <w:r w:rsidRPr="00DE743F">
        <w:rPr>
          <w:rFonts w:ascii="Times New Roman" w:hAnsi="Times New Roman"/>
          <w:sz w:val="24"/>
          <w:szCs w:val="24"/>
          <w:lang w:eastAsia="zh-TW"/>
        </w:rPr>
        <w:t>试验开始日期：</w:t>
      </w:r>
      <w:r w:rsidRPr="00DE743F">
        <w:rPr>
          <w:rFonts w:ascii="Times New Roman" w:hAnsi="Times New Roman"/>
          <w:sz w:val="24"/>
          <w:szCs w:val="24"/>
          <w:lang w:eastAsia="zh-TW"/>
        </w:rPr>
        <w:tab/>
      </w:r>
      <w:r w:rsidR="008D6915" w:rsidRPr="00DE743F">
        <w:rPr>
          <w:rFonts w:ascii="Times New Roman" w:hAnsi="Times New Roman"/>
          <w:sz w:val="24"/>
          <w:szCs w:val="24"/>
          <w:lang w:eastAsia="zh-CN"/>
        </w:rPr>
        <w:t>2025</w:t>
      </w:r>
      <w:r w:rsidR="008D6915" w:rsidRPr="00DE743F">
        <w:rPr>
          <w:rFonts w:ascii="Times New Roman" w:hAnsi="Times New Roman" w:hint="eastAsia"/>
          <w:sz w:val="24"/>
          <w:szCs w:val="24"/>
          <w:lang w:eastAsia="zh-CN"/>
        </w:rPr>
        <w:t>年</w:t>
      </w:r>
      <w:r w:rsidR="008D6915" w:rsidRPr="00DE743F">
        <w:rPr>
          <w:rFonts w:ascii="Times New Roman" w:hAnsi="Times New Roman"/>
          <w:sz w:val="24"/>
          <w:szCs w:val="24"/>
          <w:lang w:eastAsia="zh-CN"/>
        </w:rPr>
        <w:t>0</w:t>
      </w:r>
      <w:r w:rsidR="00062A11" w:rsidRPr="00DE743F">
        <w:rPr>
          <w:rFonts w:ascii="Times New Roman" w:hAnsi="Times New Roman"/>
          <w:sz w:val="24"/>
          <w:szCs w:val="24"/>
          <w:lang w:eastAsia="zh-CN"/>
        </w:rPr>
        <w:t>9</w:t>
      </w:r>
      <w:r w:rsidR="008D6915" w:rsidRPr="00DE743F">
        <w:rPr>
          <w:rFonts w:ascii="Times New Roman" w:hAnsi="Times New Roman" w:hint="eastAsia"/>
          <w:sz w:val="24"/>
          <w:szCs w:val="24"/>
          <w:lang w:eastAsia="zh-CN"/>
        </w:rPr>
        <w:t>月</w:t>
      </w:r>
      <w:r w:rsidR="00062A11" w:rsidRPr="00DE743F">
        <w:rPr>
          <w:rFonts w:ascii="Times New Roman" w:hAnsi="Times New Roman" w:hint="eastAsia"/>
          <w:sz w:val="24"/>
          <w:szCs w:val="24"/>
          <w:lang w:eastAsia="zh-CN"/>
        </w:rPr>
        <w:t>0</w:t>
      </w:r>
      <w:r w:rsidR="00062A11" w:rsidRPr="00DE743F">
        <w:rPr>
          <w:rFonts w:ascii="Times New Roman" w:hAnsi="Times New Roman"/>
          <w:sz w:val="24"/>
          <w:szCs w:val="24"/>
          <w:lang w:eastAsia="zh-CN"/>
        </w:rPr>
        <w:t>5</w:t>
      </w:r>
      <w:r w:rsidR="008D6915" w:rsidRPr="00DE743F">
        <w:rPr>
          <w:rFonts w:ascii="Times New Roman" w:hAnsi="Times New Roman" w:hint="eastAsia"/>
          <w:sz w:val="24"/>
          <w:szCs w:val="24"/>
          <w:lang w:eastAsia="zh-CN"/>
        </w:rPr>
        <w:t>日</w:t>
      </w:r>
    </w:p>
    <w:p w14:paraId="4E0A6DBD" w14:textId="22BCEC52" w:rsidR="00EA70DD" w:rsidRPr="00DE743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CN"/>
        </w:rPr>
      </w:pPr>
      <w:r w:rsidRPr="00DE743F">
        <w:rPr>
          <w:rFonts w:ascii="Times New Roman" w:hAnsi="Times New Roman"/>
          <w:sz w:val="24"/>
          <w:szCs w:val="24"/>
          <w:lang w:eastAsia="zh-CN"/>
        </w:rPr>
        <w:t>动物到达日期：</w:t>
      </w:r>
      <w:r w:rsidRPr="00DE743F">
        <w:rPr>
          <w:rFonts w:ascii="Times New Roman" w:hAnsi="Times New Roman"/>
          <w:sz w:val="24"/>
          <w:szCs w:val="24"/>
          <w:lang w:eastAsia="zh-TW"/>
        </w:rPr>
        <w:tab/>
      </w:r>
      <w:r w:rsidR="00D4027C" w:rsidRPr="00DE743F">
        <w:rPr>
          <w:rFonts w:ascii="Times New Roman" w:hAnsi="Times New Roman"/>
          <w:sz w:val="24"/>
          <w:szCs w:val="24"/>
          <w:lang w:eastAsia="zh-CN"/>
        </w:rPr>
        <w:t>2025</w:t>
      </w:r>
      <w:r w:rsidR="00D4027C" w:rsidRPr="00DE743F">
        <w:rPr>
          <w:rFonts w:ascii="Times New Roman" w:hAnsi="Times New Roman" w:hint="eastAsia"/>
          <w:sz w:val="24"/>
          <w:szCs w:val="24"/>
          <w:lang w:eastAsia="zh-CN"/>
        </w:rPr>
        <w:t>年</w:t>
      </w:r>
      <w:r w:rsidR="00D4027C" w:rsidRPr="00DE743F">
        <w:rPr>
          <w:rFonts w:ascii="Times New Roman" w:hAnsi="Times New Roman"/>
          <w:sz w:val="24"/>
          <w:szCs w:val="24"/>
          <w:lang w:eastAsia="zh-CN"/>
        </w:rPr>
        <w:t>0</w:t>
      </w:r>
      <w:r w:rsidR="00062A11" w:rsidRPr="00DE743F">
        <w:rPr>
          <w:rFonts w:ascii="Times New Roman" w:hAnsi="Times New Roman"/>
          <w:sz w:val="24"/>
          <w:szCs w:val="24"/>
          <w:lang w:eastAsia="zh-CN"/>
        </w:rPr>
        <w:t>9</w:t>
      </w:r>
      <w:r w:rsidR="00D4027C" w:rsidRPr="00DE743F">
        <w:rPr>
          <w:rFonts w:ascii="Times New Roman" w:hAnsi="Times New Roman" w:hint="eastAsia"/>
          <w:sz w:val="24"/>
          <w:szCs w:val="24"/>
          <w:lang w:eastAsia="zh-CN"/>
        </w:rPr>
        <w:t>月</w:t>
      </w:r>
      <w:r w:rsidR="00435427" w:rsidRPr="00DE743F">
        <w:rPr>
          <w:rFonts w:ascii="Times New Roman" w:hAnsi="Times New Roman"/>
          <w:sz w:val="24"/>
          <w:szCs w:val="24"/>
          <w:lang w:eastAsia="zh-CN"/>
        </w:rPr>
        <w:t>0</w:t>
      </w:r>
      <w:r w:rsidR="00062A11" w:rsidRPr="00DE743F">
        <w:rPr>
          <w:rFonts w:ascii="Times New Roman" w:hAnsi="Times New Roman"/>
          <w:sz w:val="24"/>
          <w:szCs w:val="24"/>
          <w:lang w:eastAsia="zh-CN"/>
        </w:rPr>
        <w:t>2</w:t>
      </w:r>
      <w:r w:rsidR="00D4027C" w:rsidRPr="00DE743F">
        <w:rPr>
          <w:rFonts w:ascii="Times New Roman" w:hAnsi="Times New Roman"/>
          <w:sz w:val="24"/>
          <w:szCs w:val="24"/>
          <w:lang w:eastAsia="zh-CN"/>
        </w:rPr>
        <w:t>日</w:t>
      </w:r>
    </w:p>
    <w:p w14:paraId="0120C6ED" w14:textId="20D4937A" w:rsidR="00EA70DD" w:rsidRPr="00DE743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CN"/>
        </w:rPr>
      </w:pPr>
      <w:r w:rsidRPr="00DE743F">
        <w:rPr>
          <w:rFonts w:ascii="Times New Roman" w:hAnsi="Times New Roman"/>
          <w:sz w:val="24"/>
          <w:szCs w:val="24"/>
          <w:lang w:eastAsia="zh-CN"/>
        </w:rPr>
        <w:t>动物分配日期：</w:t>
      </w:r>
      <w:r w:rsidRPr="00DE743F">
        <w:rPr>
          <w:rFonts w:ascii="Times New Roman" w:hAnsi="Times New Roman"/>
          <w:sz w:val="24"/>
          <w:szCs w:val="24"/>
          <w:lang w:eastAsia="zh-CN"/>
        </w:rPr>
        <w:tab/>
      </w:r>
      <w:r w:rsidR="008D6915" w:rsidRPr="00DE743F">
        <w:rPr>
          <w:rFonts w:ascii="Times New Roman" w:hAnsi="Times New Roman"/>
          <w:sz w:val="24"/>
          <w:szCs w:val="24"/>
          <w:lang w:eastAsia="zh-CN"/>
        </w:rPr>
        <w:t>2025</w:t>
      </w:r>
      <w:r w:rsidR="008D6915" w:rsidRPr="00DE743F">
        <w:rPr>
          <w:rFonts w:ascii="Times New Roman" w:hAnsi="Times New Roman" w:hint="eastAsia"/>
          <w:sz w:val="24"/>
          <w:szCs w:val="24"/>
          <w:lang w:eastAsia="zh-CN"/>
        </w:rPr>
        <w:t>年</w:t>
      </w:r>
      <w:r w:rsidR="008D6915" w:rsidRPr="00DE743F">
        <w:rPr>
          <w:rFonts w:ascii="Times New Roman" w:hAnsi="Times New Roman"/>
          <w:sz w:val="24"/>
          <w:szCs w:val="24"/>
          <w:lang w:eastAsia="zh-CN"/>
        </w:rPr>
        <w:t>0</w:t>
      </w:r>
      <w:r w:rsidR="00062A11" w:rsidRPr="00DE743F">
        <w:rPr>
          <w:rFonts w:ascii="Times New Roman" w:hAnsi="Times New Roman"/>
          <w:sz w:val="24"/>
          <w:szCs w:val="24"/>
          <w:lang w:eastAsia="zh-CN"/>
        </w:rPr>
        <w:t>9</w:t>
      </w:r>
      <w:r w:rsidR="008D6915" w:rsidRPr="00DE743F">
        <w:rPr>
          <w:rFonts w:ascii="Times New Roman" w:hAnsi="Times New Roman" w:hint="eastAsia"/>
          <w:sz w:val="24"/>
          <w:szCs w:val="24"/>
          <w:lang w:eastAsia="zh-CN"/>
        </w:rPr>
        <w:t>月</w:t>
      </w:r>
      <w:r w:rsidR="00062A11" w:rsidRPr="00DE743F">
        <w:rPr>
          <w:rFonts w:ascii="Times New Roman" w:hAnsi="Times New Roman"/>
          <w:sz w:val="24"/>
          <w:szCs w:val="24"/>
          <w:lang w:eastAsia="zh-CN"/>
        </w:rPr>
        <w:t>06</w:t>
      </w:r>
      <w:r w:rsidR="008D6915" w:rsidRPr="00DE743F">
        <w:rPr>
          <w:rFonts w:ascii="Times New Roman" w:hAnsi="Times New Roman" w:hint="eastAsia"/>
          <w:sz w:val="24"/>
          <w:szCs w:val="24"/>
          <w:lang w:eastAsia="zh-CN"/>
        </w:rPr>
        <w:t>日</w:t>
      </w:r>
    </w:p>
    <w:p w14:paraId="617C2EB7" w14:textId="440040EB" w:rsidR="00EA70DD" w:rsidRPr="00DE743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TW"/>
        </w:rPr>
      </w:pPr>
      <w:bookmarkStart w:id="39" w:name="OLE_LINK6"/>
      <w:bookmarkStart w:id="40" w:name="OLE_LINK7"/>
      <w:r w:rsidRPr="00DE743F">
        <w:rPr>
          <w:rFonts w:ascii="Times New Roman" w:hAnsi="Times New Roman"/>
          <w:sz w:val="24"/>
          <w:szCs w:val="24"/>
          <w:lang w:eastAsia="zh-TW"/>
        </w:rPr>
        <w:t>实验开始日期：</w:t>
      </w:r>
      <w:r w:rsidRPr="00DE743F">
        <w:rPr>
          <w:rFonts w:ascii="Times New Roman" w:hAnsi="Times New Roman"/>
          <w:sz w:val="24"/>
          <w:szCs w:val="24"/>
          <w:lang w:eastAsia="zh-TW"/>
        </w:rPr>
        <w:tab/>
      </w:r>
      <w:r w:rsidR="008D6915" w:rsidRPr="00DE743F">
        <w:rPr>
          <w:rFonts w:ascii="Times New Roman" w:hAnsi="Times New Roman"/>
          <w:sz w:val="24"/>
          <w:szCs w:val="24"/>
          <w:lang w:eastAsia="zh-CN"/>
        </w:rPr>
        <w:t>2025</w:t>
      </w:r>
      <w:r w:rsidR="008D6915" w:rsidRPr="00DE743F">
        <w:rPr>
          <w:rFonts w:ascii="Times New Roman" w:hAnsi="Times New Roman" w:hint="eastAsia"/>
          <w:sz w:val="24"/>
          <w:szCs w:val="24"/>
          <w:lang w:eastAsia="zh-CN"/>
        </w:rPr>
        <w:t>年</w:t>
      </w:r>
      <w:r w:rsidR="008D6915" w:rsidRPr="00DE743F">
        <w:rPr>
          <w:rFonts w:ascii="Times New Roman" w:hAnsi="Times New Roman"/>
          <w:sz w:val="24"/>
          <w:szCs w:val="24"/>
          <w:lang w:eastAsia="zh-CN"/>
        </w:rPr>
        <w:t>0</w:t>
      </w:r>
      <w:r w:rsidR="00062A11" w:rsidRPr="00DE743F">
        <w:rPr>
          <w:rFonts w:ascii="Times New Roman" w:hAnsi="Times New Roman"/>
          <w:sz w:val="24"/>
          <w:szCs w:val="24"/>
          <w:lang w:eastAsia="zh-CN"/>
        </w:rPr>
        <w:t>9</w:t>
      </w:r>
      <w:r w:rsidR="008D6915" w:rsidRPr="00DE743F">
        <w:rPr>
          <w:rFonts w:ascii="Times New Roman" w:hAnsi="Times New Roman" w:hint="eastAsia"/>
          <w:sz w:val="24"/>
          <w:szCs w:val="24"/>
          <w:lang w:eastAsia="zh-CN"/>
        </w:rPr>
        <w:t>月</w:t>
      </w:r>
      <w:r w:rsidR="00062A11" w:rsidRPr="00DE743F">
        <w:rPr>
          <w:rFonts w:ascii="Times New Roman" w:hAnsi="Times New Roman"/>
          <w:sz w:val="24"/>
          <w:szCs w:val="24"/>
          <w:lang w:eastAsia="zh-CN"/>
        </w:rPr>
        <w:t>08</w:t>
      </w:r>
      <w:r w:rsidR="008D6915" w:rsidRPr="00DE743F">
        <w:rPr>
          <w:rFonts w:ascii="Times New Roman" w:hAnsi="Times New Roman" w:hint="eastAsia"/>
          <w:sz w:val="24"/>
          <w:szCs w:val="24"/>
          <w:lang w:eastAsia="zh-CN"/>
        </w:rPr>
        <w:t>日</w:t>
      </w:r>
    </w:p>
    <w:p w14:paraId="7418FA4B" w14:textId="020C46A0" w:rsidR="00EA70DD" w:rsidRPr="00DE743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CN"/>
        </w:rPr>
      </w:pPr>
      <w:r w:rsidRPr="00DE743F">
        <w:rPr>
          <w:rFonts w:ascii="Times New Roman" w:hAnsi="Times New Roman"/>
          <w:sz w:val="24"/>
          <w:szCs w:val="24"/>
          <w:lang w:eastAsia="zh-TW"/>
        </w:rPr>
        <w:t>第</w:t>
      </w:r>
      <w:r w:rsidRPr="00DE743F">
        <w:rPr>
          <w:rFonts w:ascii="Times New Roman" w:hAnsi="Times New Roman"/>
          <w:sz w:val="24"/>
          <w:szCs w:val="24"/>
          <w:lang w:eastAsia="zh-TW"/>
        </w:rPr>
        <w:t>1</w:t>
      </w:r>
      <w:r w:rsidRPr="00DE743F">
        <w:rPr>
          <w:rFonts w:ascii="Times New Roman" w:hAnsi="Times New Roman"/>
          <w:sz w:val="24"/>
          <w:szCs w:val="24"/>
          <w:lang w:eastAsia="zh-TW"/>
        </w:rPr>
        <w:t>次致敏给药日期</w:t>
      </w:r>
      <w:r w:rsidRPr="00DE743F">
        <w:rPr>
          <w:rFonts w:ascii="Times New Roman" w:hAnsi="Times New Roman"/>
          <w:sz w:val="24"/>
          <w:szCs w:val="24"/>
          <w:vertAlign w:val="superscript"/>
          <w:lang w:eastAsia="zh-TW"/>
        </w:rPr>
        <w:t>§</w:t>
      </w:r>
      <w:r w:rsidRPr="00DE743F">
        <w:rPr>
          <w:rFonts w:ascii="Times New Roman" w:hAnsi="Times New Roman"/>
          <w:sz w:val="24"/>
          <w:szCs w:val="24"/>
          <w:lang w:eastAsia="zh-TW"/>
        </w:rPr>
        <w:t>：</w:t>
      </w:r>
      <w:r w:rsidRPr="00DE743F">
        <w:rPr>
          <w:rFonts w:ascii="Times New Roman" w:hAnsi="Times New Roman"/>
          <w:sz w:val="24"/>
          <w:szCs w:val="24"/>
          <w:lang w:eastAsia="zh-TW"/>
        </w:rPr>
        <w:tab/>
      </w:r>
      <w:r w:rsidR="00DF2A8F" w:rsidRPr="00DE743F">
        <w:rPr>
          <w:rFonts w:ascii="Times New Roman" w:hAnsi="Times New Roman"/>
          <w:sz w:val="24"/>
          <w:szCs w:val="24"/>
          <w:lang w:eastAsia="zh-CN"/>
        </w:rPr>
        <w:t>2025</w:t>
      </w:r>
      <w:r w:rsidR="00B049C9" w:rsidRPr="00DE743F">
        <w:rPr>
          <w:rFonts w:ascii="Times New Roman" w:hAnsi="Times New Roman" w:hint="eastAsia"/>
          <w:sz w:val="24"/>
          <w:szCs w:val="24"/>
          <w:lang w:eastAsia="zh-CN"/>
        </w:rPr>
        <w:t>年</w:t>
      </w:r>
      <w:r w:rsidR="00DF2A8F" w:rsidRPr="00DE743F">
        <w:rPr>
          <w:rFonts w:ascii="Times New Roman" w:hAnsi="Times New Roman"/>
          <w:sz w:val="24"/>
          <w:szCs w:val="24"/>
          <w:lang w:eastAsia="zh-CN"/>
        </w:rPr>
        <w:t>0</w:t>
      </w:r>
      <w:r w:rsidR="00062A11" w:rsidRPr="00DE743F">
        <w:rPr>
          <w:rFonts w:ascii="Times New Roman" w:hAnsi="Times New Roman"/>
          <w:sz w:val="24"/>
          <w:szCs w:val="24"/>
          <w:lang w:eastAsia="zh-CN"/>
        </w:rPr>
        <w:t>9</w:t>
      </w:r>
      <w:r w:rsidR="00B049C9" w:rsidRPr="00DE743F">
        <w:rPr>
          <w:rFonts w:ascii="Times New Roman" w:hAnsi="Times New Roman" w:hint="eastAsia"/>
          <w:sz w:val="24"/>
          <w:szCs w:val="24"/>
          <w:lang w:eastAsia="zh-CN"/>
        </w:rPr>
        <w:t>月</w:t>
      </w:r>
      <w:r w:rsidR="00062A11" w:rsidRPr="00DE743F">
        <w:rPr>
          <w:rFonts w:ascii="Times New Roman" w:hAnsi="Times New Roman"/>
          <w:sz w:val="24"/>
          <w:szCs w:val="24"/>
          <w:lang w:eastAsia="zh-CN"/>
        </w:rPr>
        <w:t>09</w:t>
      </w:r>
      <w:r w:rsidR="00B049C9" w:rsidRPr="00DE743F">
        <w:rPr>
          <w:rFonts w:ascii="Times New Roman" w:hAnsi="Times New Roman" w:hint="eastAsia"/>
          <w:sz w:val="24"/>
          <w:szCs w:val="24"/>
          <w:lang w:eastAsia="zh-CN"/>
        </w:rPr>
        <w:t>日</w:t>
      </w:r>
    </w:p>
    <w:p w14:paraId="7D47166A" w14:textId="2C5CA87B" w:rsidR="00EA70DD" w:rsidRPr="00DE743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TW"/>
        </w:rPr>
      </w:pPr>
      <w:r w:rsidRPr="00DE743F">
        <w:rPr>
          <w:rFonts w:ascii="Times New Roman" w:hAnsi="Times New Roman"/>
          <w:sz w:val="24"/>
          <w:szCs w:val="24"/>
          <w:lang w:eastAsia="zh-TW"/>
        </w:rPr>
        <w:t>第</w:t>
      </w:r>
      <w:r w:rsidRPr="00DE743F">
        <w:rPr>
          <w:rFonts w:ascii="Times New Roman" w:hAnsi="Times New Roman"/>
          <w:sz w:val="24"/>
          <w:szCs w:val="24"/>
          <w:lang w:eastAsia="zh-TW"/>
        </w:rPr>
        <w:t>2</w:t>
      </w:r>
      <w:r w:rsidRPr="00DE743F">
        <w:rPr>
          <w:rFonts w:ascii="Times New Roman" w:hAnsi="Times New Roman"/>
          <w:sz w:val="24"/>
          <w:szCs w:val="24"/>
          <w:lang w:eastAsia="zh-TW"/>
        </w:rPr>
        <w:t>次致敏给药日期：</w:t>
      </w:r>
      <w:r w:rsidRPr="00DE743F">
        <w:rPr>
          <w:rFonts w:ascii="Times New Roman" w:hAnsi="Times New Roman"/>
          <w:sz w:val="24"/>
          <w:szCs w:val="24"/>
          <w:lang w:eastAsia="zh-TW"/>
        </w:rPr>
        <w:tab/>
      </w:r>
      <w:r w:rsidR="00B049C9" w:rsidRPr="00DE743F">
        <w:rPr>
          <w:rFonts w:ascii="Times New Roman" w:hAnsi="Times New Roman"/>
          <w:sz w:val="24"/>
          <w:szCs w:val="24"/>
          <w:lang w:eastAsia="zh-CN"/>
        </w:rPr>
        <w:t>2025</w:t>
      </w:r>
      <w:r w:rsidR="00B049C9" w:rsidRPr="00DE743F">
        <w:rPr>
          <w:rFonts w:ascii="Times New Roman" w:hAnsi="Times New Roman" w:hint="eastAsia"/>
          <w:sz w:val="24"/>
          <w:szCs w:val="24"/>
          <w:lang w:eastAsia="zh-CN"/>
        </w:rPr>
        <w:t>年</w:t>
      </w:r>
      <w:r w:rsidR="00B049C9" w:rsidRPr="00DE743F">
        <w:rPr>
          <w:rFonts w:ascii="Times New Roman" w:hAnsi="Times New Roman"/>
          <w:sz w:val="24"/>
          <w:szCs w:val="24"/>
          <w:lang w:eastAsia="zh-CN"/>
        </w:rPr>
        <w:t>0</w:t>
      </w:r>
      <w:r w:rsidR="00062A11" w:rsidRPr="00DE743F">
        <w:rPr>
          <w:rFonts w:ascii="Times New Roman" w:hAnsi="Times New Roman"/>
          <w:sz w:val="24"/>
          <w:szCs w:val="24"/>
          <w:lang w:eastAsia="zh-CN"/>
        </w:rPr>
        <w:t>9</w:t>
      </w:r>
      <w:r w:rsidR="00B049C9" w:rsidRPr="00DE743F">
        <w:rPr>
          <w:rFonts w:ascii="Times New Roman" w:hAnsi="Times New Roman" w:hint="eastAsia"/>
          <w:sz w:val="24"/>
          <w:szCs w:val="24"/>
          <w:lang w:eastAsia="zh-CN"/>
        </w:rPr>
        <w:t>月</w:t>
      </w:r>
      <w:r w:rsidR="00435427" w:rsidRPr="00DE743F">
        <w:rPr>
          <w:rFonts w:ascii="Times New Roman" w:hAnsi="Times New Roman"/>
          <w:sz w:val="24"/>
          <w:szCs w:val="24"/>
          <w:lang w:eastAsia="zh-CN"/>
        </w:rPr>
        <w:t>1</w:t>
      </w:r>
      <w:r w:rsidR="00062A11" w:rsidRPr="00DE743F">
        <w:rPr>
          <w:rFonts w:ascii="Times New Roman" w:hAnsi="Times New Roman"/>
          <w:sz w:val="24"/>
          <w:szCs w:val="24"/>
          <w:lang w:eastAsia="zh-CN"/>
        </w:rPr>
        <w:t>1</w:t>
      </w:r>
      <w:r w:rsidR="00B049C9" w:rsidRPr="00DE743F">
        <w:rPr>
          <w:rFonts w:ascii="Times New Roman" w:hAnsi="Times New Roman" w:hint="eastAsia"/>
          <w:sz w:val="24"/>
          <w:szCs w:val="24"/>
          <w:lang w:eastAsia="zh-CN"/>
        </w:rPr>
        <w:t>日</w:t>
      </w:r>
    </w:p>
    <w:p w14:paraId="2B33D46C" w14:textId="022B1DF7" w:rsidR="00EA70DD" w:rsidRPr="00DE743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TW"/>
        </w:rPr>
      </w:pPr>
      <w:r w:rsidRPr="00DE743F">
        <w:rPr>
          <w:rFonts w:ascii="Times New Roman" w:hAnsi="Times New Roman"/>
          <w:sz w:val="24"/>
          <w:szCs w:val="24"/>
          <w:lang w:eastAsia="zh-TW"/>
        </w:rPr>
        <w:t>第</w:t>
      </w:r>
      <w:r w:rsidRPr="00DE743F">
        <w:rPr>
          <w:rFonts w:ascii="Times New Roman" w:hAnsi="Times New Roman"/>
          <w:sz w:val="24"/>
          <w:szCs w:val="24"/>
          <w:lang w:eastAsia="zh-TW"/>
        </w:rPr>
        <w:t>3</w:t>
      </w:r>
      <w:r w:rsidRPr="00DE743F">
        <w:rPr>
          <w:rFonts w:ascii="Times New Roman" w:hAnsi="Times New Roman"/>
          <w:sz w:val="24"/>
          <w:szCs w:val="24"/>
          <w:lang w:eastAsia="zh-TW"/>
        </w:rPr>
        <w:t>次致敏给药日期：</w:t>
      </w:r>
      <w:r w:rsidRPr="00DE743F">
        <w:rPr>
          <w:rFonts w:ascii="Times New Roman" w:hAnsi="Times New Roman"/>
          <w:sz w:val="24"/>
          <w:szCs w:val="24"/>
          <w:lang w:eastAsia="zh-TW"/>
        </w:rPr>
        <w:tab/>
      </w:r>
      <w:r w:rsidR="00163CB0" w:rsidRPr="00DE743F">
        <w:rPr>
          <w:rFonts w:ascii="Times New Roman" w:hAnsi="Times New Roman"/>
          <w:sz w:val="24"/>
          <w:szCs w:val="24"/>
          <w:lang w:eastAsia="zh-CN"/>
        </w:rPr>
        <w:t>2025</w:t>
      </w:r>
      <w:r w:rsidR="00163CB0" w:rsidRPr="00DE743F">
        <w:rPr>
          <w:rFonts w:ascii="Times New Roman" w:hAnsi="Times New Roman" w:hint="eastAsia"/>
          <w:sz w:val="24"/>
          <w:szCs w:val="24"/>
          <w:lang w:eastAsia="zh-CN"/>
        </w:rPr>
        <w:t>年</w:t>
      </w:r>
      <w:r w:rsidR="00163CB0" w:rsidRPr="00DE743F">
        <w:rPr>
          <w:rFonts w:ascii="Times New Roman" w:hAnsi="Times New Roman"/>
          <w:sz w:val="24"/>
          <w:szCs w:val="24"/>
          <w:lang w:eastAsia="zh-CN"/>
        </w:rPr>
        <w:t>0</w:t>
      </w:r>
      <w:r w:rsidR="00062A11" w:rsidRPr="00DE743F">
        <w:rPr>
          <w:rFonts w:ascii="Times New Roman" w:hAnsi="Times New Roman"/>
          <w:sz w:val="24"/>
          <w:szCs w:val="24"/>
          <w:lang w:eastAsia="zh-CN"/>
        </w:rPr>
        <w:t>9</w:t>
      </w:r>
      <w:r w:rsidR="00163CB0" w:rsidRPr="00DE743F">
        <w:rPr>
          <w:rFonts w:ascii="Times New Roman" w:hAnsi="Times New Roman" w:hint="eastAsia"/>
          <w:sz w:val="24"/>
          <w:szCs w:val="24"/>
          <w:lang w:eastAsia="zh-CN"/>
        </w:rPr>
        <w:t>月</w:t>
      </w:r>
      <w:r w:rsidR="00741B22" w:rsidRPr="00DE743F">
        <w:rPr>
          <w:rFonts w:ascii="Times New Roman" w:hAnsi="Times New Roman"/>
          <w:sz w:val="24"/>
          <w:szCs w:val="24"/>
          <w:lang w:eastAsia="zh-CN"/>
        </w:rPr>
        <w:t>1</w:t>
      </w:r>
      <w:r w:rsidR="00062A11" w:rsidRPr="00DE743F">
        <w:rPr>
          <w:rFonts w:ascii="Times New Roman" w:hAnsi="Times New Roman"/>
          <w:sz w:val="24"/>
          <w:szCs w:val="24"/>
          <w:lang w:eastAsia="zh-CN"/>
        </w:rPr>
        <w:t>3</w:t>
      </w:r>
      <w:r w:rsidR="00163CB0" w:rsidRPr="00DE743F">
        <w:rPr>
          <w:rFonts w:ascii="Times New Roman" w:hAnsi="Times New Roman" w:hint="eastAsia"/>
          <w:sz w:val="24"/>
          <w:szCs w:val="24"/>
          <w:lang w:eastAsia="zh-CN"/>
        </w:rPr>
        <w:t>日</w:t>
      </w:r>
    </w:p>
    <w:p w14:paraId="7E690D12" w14:textId="386FADEE" w:rsidR="00EA70DD" w:rsidRPr="00DE743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TW"/>
        </w:rPr>
      </w:pPr>
      <w:r w:rsidRPr="00DE743F">
        <w:rPr>
          <w:rFonts w:ascii="Times New Roman" w:hAnsi="Times New Roman"/>
          <w:sz w:val="24"/>
          <w:szCs w:val="24"/>
          <w:lang w:eastAsia="zh-TW"/>
        </w:rPr>
        <w:t>激发给药日期：</w:t>
      </w:r>
      <w:r w:rsidRPr="00DE743F">
        <w:rPr>
          <w:rFonts w:ascii="Times New Roman" w:hAnsi="Times New Roman"/>
          <w:sz w:val="24"/>
          <w:szCs w:val="24"/>
          <w:lang w:eastAsia="zh-TW"/>
        </w:rPr>
        <w:tab/>
      </w:r>
      <w:r w:rsidR="00583AF9" w:rsidRPr="00DE743F">
        <w:rPr>
          <w:rFonts w:ascii="Times New Roman" w:hAnsi="Times New Roman"/>
          <w:sz w:val="24"/>
          <w:szCs w:val="24"/>
          <w:lang w:eastAsia="zh-CN"/>
        </w:rPr>
        <w:t>2025</w:t>
      </w:r>
      <w:r w:rsidR="00583AF9" w:rsidRPr="00DE743F">
        <w:rPr>
          <w:rFonts w:ascii="Times New Roman" w:hAnsi="Times New Roman" w:hint="eastAsia"/>
          <w:sz w:val="24"/>
          <w:szCs w:val="24"/>
          <w:lang w:eastAsia="zh-CN"/>
        </w:rPr>
        <w:t>年</w:t>
      </w:r>
      <w:r w:rsidR="00741B22" w:rsidRPr="00DE743F">
        <w:rPr>
          <w:rFonts w:ascii="Times New Roman" w:hAnsi="Times New Roman"/>
          <w:sz w:val="24"/>
          <w:szCs w:val="24"/>
          <w:lang w:eastAsia="zh-CN"/>
        </w:rPr>
        <w:t>0</w:t>
      </w:r>
      <w:r w:rsidR="00062A11" w:rsidRPr="00DE743F">
        <w:rPr>
          <w:rFonts w:ascii="Times New Roman" w:hAnsi="Times New Roman"/>
          <w:sz w:val="24"/>
          <w:szCs w:val="24"/>
          <w:lang w:eastAsia="zh-CN"/>
        </w:rPr>
        <w:t>9</w:t>
      </w:r>
      <w:r w:rsidR="00583AF9" w:rsidRPr="00DE743F">
        <w:rPr>
          <w:rFonts w:ascii="Times New Roman" w:hAnsi="Times New Roman" w:hint="eastAsia"/>
          <w:sz w:val="24"/>
          <w:szCs w:val="24"/>
          <w:lang w:eastAsia="zh-CN"/>
        </w:rPr>
        <w:t>月</w:t>
      </w:r>
      <w:r w:rsidR="00062A11" w:rsidRPr="00DE743F">
        <w:rPr>
          <w:rFonts w:ascii="Times New Roman" w:hAnsi="Times New Roman"/>
          <w:sz w:val="24"/>
          <w:szCs w:val="24"/>
          <w:lang w:eastAsia="zh-CN"/>
        </w:rPr>
        <w:t>27</w:t>
      </w:r>
      <w:r w:rsidR="00583AF9" w:rsidRPr="00DE743F">
        <w:rPr>
          <w:rFonts w:ascii="Times New Roman" w:hAnsi="Times New Roman" w:hint="eastAsia"/>
          <w:sz w:val="24"/>
          <w:szCs w:val="24"/>
          <w:lang w:eastAsia="zh-CN"/>
        </w:rPr>
        <w:t>日</w:t>
      </w:r>
      <w:r w:rsidR="00583AF9" w:rsidRPr="00DE743F">
        <w:rPr>
          <w:rFonts w:ascii="Times New Roman" w:hAnsi="Times New Roman"/>
          <w:sz w:val="24"/>
          <w:szCs w:val="24"/>
          <w:lang w:eastAsia="zh-CN"/>
        </w:rPr>
        <w:t>；</w:t>
      </w:r>
      <w:r w:rsidR="00583AF9" w:rsidRPr="00DE743F">
        <w:rPr>
          <w:rFonts w:ascii="Times New Roman" w:hAnsi="Times New Roman"/>
          <w:sz w:val="24"/>
          <w:szCs w:val="24"/>
          <w:lang w:eastAsia="zh-CN"/>
        </w:rPr>
        <w:t>2025</w:t>
      </w:r>
      <w:r w:rsidR="00583AF9" w:rsidRPr="00DE743F">
        <w:rPr>
          <w:rFonts w:ascii="Times New Roman" w:hAnsi="Times New Roman" w:hint="eastAsia"/>
          <w:sz w:val="24"/>
          <w:szCs w:val="24"/>
          <w:lang w:eastAsia="zh-CN"/>
        </w:rPr>
        <w:t>年</w:t>
      </w:r>
      <w:r w:rsidR="00062A11" w:rsidRPr="00DE743F">
        <w:rPr>
          <w:rFonts w:ascii="Times New Roman" w:hAnsi="Times New Roman"/>
          <w:sz w:val="24"/>
          <w:szCs w:val="24"/>
          <w:lang w:eastAsia="zh-CN"/>
        </w:rPr>
        <w:t>10</w:t>
      </w:r>
      <w:r w:rsidR="00583AF9" w:rsidRPr="00DE743F">
        <w:rPr>
          <w:rFonts w:ascii="Times New Roman" w:hAnsi="Times New Roman" w:hint="eastAsia"/>
          <w:sz w:val="24"/>
          <w:szCs w:val="24"/>
          <w:lang w:eastAsia="zh-CN"/>
        </w:rPr>
        <w:t>月</w:t>
      </w:r>
      <w:r w:rsidR="00741B22" w:rsidRPr="00DE743F">
        <w:rPr>
          <w:rFonts w:ascii="Times New Roman" w:hAnsi="Times New Roman"/>
          <w:sz w:val="24"/>
          <w:szCs w:val="24"/>
          <w:lang w:eastAsia="zh-CN"/>
        </w:rPr>
        <w:t>0</w:t>
      </w:r>
      <w:r w:rsidR="00062A11" w:rsidRPr="00DE743F">
        <w:rPr>
          <w:rFonts w:ascii="Times New Roman" w:hAnsi="Times New Roman"/>
          <w:sz w:val="24"/>
          <w:szCs w:val="24"/>
          <w:lang w:eastAsia="zh-CN"/>
        </w:rPr>
        <w:t>4</w:t>
      </w:r>
      <w:r w:rsidR="00583AF9" w:rsidRPr="00DE743F">
        <w:rPr>
          <w:rFonts w:ascii="Times New Roman" w:hAnsi="Times New Roman" w:hint="eastAsia"/>
          <w:sz w:val="24"/>
          <w:szCs w:val="24"/>
          <w:lang w:eastAsia="zh-CN"/>
        </w:rPr>
        <w:t>日</w:t>
      </w:r>
    </w:p>
    <w:p w14:paraId="1F276394" w14:textId="52E7EBC2" w:rsidR="00EA70DD" w:rsidRPr="00DE743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TW"/>
        </w:rPr>
      </w:pPr>
      <w:r w:rsidRPr="00DE743F">
        <w:rPr>
          <w:rFonts w:ascii="Times New Roman" w:hAnsi="Times New Roman"/>
          <w:sz w:val="24"/>
          <w:szCs w:val="24"/>
          <w:lang w:eastAsia="zh-TW"/>
        </w:rPr>
        <w:t>实验结束日期：</w:t>
      </w:r>
      <w:r w:rsidRPr="00DE743F">
        <w:rPr>
          <w:rFonts w:ascii="Times New Roman" w:hAnsi="Times New Roman"/>
          <w:sz w:val="24"/>
          <w:szCs w:val="24"/>
          <w:lang w:eastAsia="zh-TW"/>
        </w:rPr>
        <w:tab/>
      </w:r>
      <w:r w:rsidR="00FC0FE7" w:rsidRPr="00DE743F">
        <w:rPr>
          <w:rFonts w:ascii="Times New Roman" w:hAnsi="Times New Roman"/>
          <w:sz w:val="24"/>
          <w:szCs w:val="24"/>
          <w:lang w:eastAsia="zh-CN"/>
        </w:rPr>
        <w:t>2025</w:t>
      </w:r>
      <w:r w:rsidR="00FC0FE7" w:rsidRPr="00DE743F">
        <w:rPr>
          <w:rFonts w:ascii="Times New Roman" w:hAnsi="Times New Roman" w:hint="eastAsia"/>
          <w:sz w:val="24"/>
          <w:szCs w:val="24"/>
          <w:lang w:eastAsia="zh-CN"/>
        </w:rPr>
        <w:t>年</w:t>
      </w:r>
      <w:r w:rsidR="00062A11" w:rsidRPr="00DE743F">
        <w:rPr>
          <w:rFonts w:ascii="Times New Roman" w:hAnsi="Times New Roman"/>
          <w:sz w:val="24"/>
          <w:szCs w:val="24"/>
          <w:lang w:eastAsia="zh-CN"/>
        </w:rPr>
        <w:t>10</w:t>
      </w:r>
      <w:r w:rsidR="00FC0FE7" w:rsidRPr="00DE743F">
        <w:rPr>
          <w:rFonts w:ascii="Times New Roman" w:hAnsi="Times New Roman" w:hint="eastAsia"/>
          <w:sz w:val="24"/>
          <w:szCs w:val="24"/>
          <w:lang w:eastAsia="zh-CN"/>
        </w:rPr>
        <w:t>月</w:t>
      </w:r>
      <w:r w:rsidR="00741B22" w:rsidRPr="00DE743F">
        <w:rPr>
          <w:rFonts w:ascii="Times New Roman" w:hAnsi="Times New Roman"/>
          <w:sz w:val="24"/>
          <w:szCs w:val="24"/>
          <w:lang w:eastAsia="zh-CN"/>
        </w:rPr>
        <w:t>0</w:t>
      </w:r>
      <w:r w:rsidR="00062A11" w:rsidRPr="00DE743F">
        <w:rPr>
          <w:rFonts w:ascii="Times New Roman" w:hAnsi="Times New Roman"/>
          <w:sz w:val="24"/>
          <w:szCs w:val="24"/>
          <w:lang w:eastAsia="zh-CN"/>
        </w:rPr>
        <w:t>4</w:t>
      </w:r>
      <w:r w:rsidR="00FC0FE7" w:rsidRPr="00DE743F">
        <w:rPr>
          <w:rFonts w:ascii="Times New Roman" w:hAnsi="Times New Roman" w:hint="eastAsia"/>
          <w:sz w:val="24"/>
          <w:szCs w:val="24"/>
          <w:lang w:eastAsia="zh-CN"/>
        </w:rPr>
        <w:t>日</w:t>
      </w:r>
    </w:p>
    <w:p w14:paraId="4523D7F1" w14:textId="486E613C" w:rsidR="00EA70DD" w:rsidRPr="00DE743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TW"/>
        </w:rPr>
      </w:pPr>
      <w:r w:rsidRPr="00DE743F">
        <w:rPr>
          <w:rFonts w:ascii="Times New Roman" w:hAnsi="Times New Roman"/>
          <w:sz w:val="24"/>
          <w:szCs w:val="24"/>
          <w:lang w:eastAsia="zh-TW"/>
        </w:rPr>
        <w:t>拟定初稿完成时间：</w:t>
      </w:r>
      <w:r w:rsidRPr="00DE743F">
        <w:rPr>
          <w:rFonts w:ascii="Times New Roman" w:hAnsi="Times New Roman"/>
          <w:sz w:val="24"/>
          <w:szCs w:val="24"/>
          <w:lang w:eastAsia="zh-TW"/>
        </w:rPr>
        <w:tab/>
      </w:r>
      <w:r w:rsidR="00FC0FE7" w:rsidRPr="00DE743F">
        <w:rPr>
          <w:rFonts w:ascii="Times New Roman" w:hAnsi="Times New Roman"/>
          <w:sz w:val="24"/>
          <w:szCs w:val="24"/>
          <w:lang w:eastAsia="zh-CN"/>
        </w:rPr>
        <w:t>2025</w:t>
      </w:r>
      <w:r w:rsidR="00FC0FE7" w:rsidRPr="00DE743F">
        <w:rPr>
          <w:rFonts w:ascii="Times New Roman" w:hAnsi="Times New Roman" w:hint="eastAsia"/>
          <w:sz w:val="24"/>
          <w:szCs w:val="24"/>
          <w:lang w:eastAsia="zh-CN"/>
        </w:rPr>
        <w:t>年</w:t>
      </w:r>
      <w:r w:rsidR="00062A11" w:rsidRPr="00DE743F">
        <w:rPr>
          <w:rFonts w:ascii="Times New Roman" w:hAnsi="Times New Roman"/>
          <w:sz w:val="24"/>
          <w:szCs w:val="24"/>
          <w:lang w:eastAsia="zh-CN"/>
        </w:rPr>
        <w:t>11</w:t>
      </w:r>
      <w:r w:rsidR="00FC0FE7" w:rsidRPr="00DE743F">
        <w:rPr>
          <w:rFonts w:ascii="Times New Roman" w:hAnsi="Times New Roman" w:hint="eastAsia"/>
          <w:sz w:val="24"/>
          <w:szCs w:val="24"/>
          <w:lang w:eastAsia="zh-CN"/>
        </w:rPr>
        <w:t>月</w:t>
      </w:r>
      <w:r w:rsidR="00435427" w:rsidRPr="00DE743F">
        <w:rPr>
          <w:rFonts w:ascii="Times New Roman" w:hAnsi="Times New Roman"/>
          <w:sz w:val="24"/>
          <w:szCs w:val="24"/>
          <w:lang w:eastAsia="zh-CN"/>
        </w:rPr>
        <w:t>15</w:t>
      </w:r>
      <w:r w:rsidR="00FC0FE7" w:rsidRPr="00DE743F">
        <w:rPr>
          <w:rFonts w:ascii="Times New Roman" w:hAnsi="Times New Roman" w:hint="eastAsia"/>
          <w:sz w:val="24"/>
          <w:szCs w:val="24"/>
          <w:lang w:eastAsia="zh-CN"/>
        </w:rPr>
        <w:t>日</w:t>
      </w:r>
    </w:p>
    <w:p w14:paraId="0B2014B7" w14:textId="77777777" w:rsidR="00EA70DD" w:rsidRPr="00CB0BBF" w:rsidRDefault="00A42C0E">
      <w:pPr>
        <w:widowControl w:val="0"/>
        <w:tabs>
          <w:tab w:val="left" w:pos="3544"/>
        </w:tabs>
        <w:adjustRightInd w:val="0"/>
        <w:spacing w:line="360" w:lineRule="auto"/>
        <w:ind w:firstLineChars="200" w:firstLine="480"/>
        <w:jc w:val="both"/>
        <w:rPr>
          <w:rFonts w:ascii="Times New Roman" w:hAnsi="Times New Roman"/>
          <w:sz w:val="24"/>
          <w:szCs w:val="24"/>
          <w:lang w:eastAsia="zh-TW"/>
        </w:rPr>
      </w:pPr>
      <w:r w:rsidRPr="00DE743F">
        <w:rPr>
          <w:rFonts w:ascii="Times New Roman" w:hAnsi="Times New Roman"/>
          <w:sz w:val="24"/>
          <w:szCs w:val="24"/>
          <w:lang w:eastAsia="zh-TW"/>
        </w:rPr>
        <w:t>试验结束日期：</w:t>
      </w:r>
      <w:r w:rsidRPr="00DE743F">
        <w:rPr>
          <w:rFonts w:ascii="Times New Roman" w:hAnsi="Times New Roman"/>
          <w:sz w:val="24"/>
          <w:szCs w:val="24"/>
          <w:lang w:eastAsia="zh-TW"/>
        </w:rPr>
        <w:tab/>
      </w:r>
      <w:r w:rsidRPr="00DE743F">
        <w:rPr>
          <w:rFonts w:ascii="Times New Roman" w:hAnsi="Times New Roman"/>
          <w:sz w:val="24"/>
          <w:szCs w:val="24"/>
          <w:lang w:eastAsia="zh-TW"/>
        </w:rPr>
        <w:t>在总结报告中呈现</w:t>
      </w:r>
    </w:p>
    <w:p w14:paraId="68C773FD" w14:textId="77777777" w:rsidR="00EA70DD" w:rsidRPr="00CB0BBF" w:rsidRDefault="00A42C0E">
      <w:pPr>
        <w:widowControl w:val="0"/>
        <w:tabs>
          <w:tab w:val="left" w:pos="3686"/>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vertAlign w:val="superscript"/>
          <w:lang w:eastAsia="zh-TW"/>
        </w:rPr>
        <w:t>§</w:t>
      </w:r>
      <w:r w:rsidRPr="00CB0BBF">
        <w:rPr>
          <w:rFonts w:ascii="Times New Roman" w:hAnsi="Times New Roman"/>
          <w:sz w:val="24"/>
          <w:szCs w:val="24"/>
          <w:lang w:eastAsia="zh-TW"/>
        </w:rPr>
        <w:t>：定义为给药期第</w:t>
      </w:r>
      <w:r w:rsidRPr="00CB0BBF">
        <w:rPr>
          <w:rFonts w:ascii="Times New Roman" w:hAnsi="Times New Roman"/>
          <w:sz w:val="24"/>
          <w:szCs w:val="24"/>
          <w:lang w:eastAsia="zh-TW"/>
        </w:rPr>
        <w:t>1</w:t>
      </w:r>
      <w:r w:rsidRPr="00CB0BBF">
        <w:rPr>
          <w:rFonts w:ascii="Times New Roman" w:hAnsi="Times New Roman"/>
          <w:sz w:val="24"/>
          <w:szCs w:val="24"/>
          <w:lang w:eastAsia="zh-TW"/>
        </w:rPr>
        <w:t>天（</w:t>
      </w:r>
      <w:r w:rsidRPr="00CB0BBF">
        <w:rPr>
          <w:rFonts w:ascii="Times New Roman" w:hAnsi="Times New Roman"/>
          <w:sz w:val="24"/>
          <w:szCs w:val="24"/>
          <w:lang w:eastAsia="zh-TW"/>
        </w:rPr>
        <w:t>D1</w:t>
      </w:r>
      <w:r w:rsidRPr="00CB0BBF">
        <w:rPr>
          <w:rFonts w:ascii="Times New Roman" w:hAnsi="Times New Roman"/>
          <w:sz w:val="24"/>
          <w:szCs w:val="24"/>
          <w:lang w:eastAsia="zh-TW"/>
        </w:rPr>
        <w:t>）。</w:t>
      </w:r>
    </w:p>
    <w:p w14:paraId="46B9A400" w14:textId="77777777" w:rsidR="00EA70DD" w:rsidRPr="00CB0BBF" w:rsidRDefault="00A42C0E">
      <w:pPr>
        <w:pStyle w:val="2"/>
        <w:keepNext w:val="0"/>
        <w:widowControl w:val="0"/>
        <w:numPr>
          <w:ilvl w:val="1"/>
          <w:numId w:val="2"/>
        </w:numPr>
        <w:tabs>
          <w:tab w:val="left" w:pos="567"/>
        </w:tabs>
        <w:spacing w:beforeLines="100" w:before="312" w:after="0" w:line="360" w:lineRule="auto"/>
        <w:ind w:left="142" w:hanging="142"/>
        <w:rPr>
          <w:bCs/>
          <w:szCs w:val="24"/>
          <w:lang w:eastAsia="zh-CN"/>
        </w:rPr>
      </w:pPr>
      <w:bookmarkStart w:id="41" w:name="_Toc22627118"/>
      <w:bookmarkStart w:id="42" w:name="_Toc22626304"/>
      <w:bookmarkStart w:id="43" w:name="_Toc207615305"/>
      <w:bookmarkEnd w:id="39"/>
      <w:bookmarkEnd w:id="40"/>
      <w:r w:rsidRPr="00CB0BBF">
        <w:rPr>
          <w:bCs/>
          <w:szCs w:val="24"/>
          <w:lang w:eastAsia="zh-CN"/>
        </w:rPr>
        <w:t>GLP</w:t>
      </w:r>
      <w:r w:rsidRPr="00CB0BBF">
        <w:rPr>
          <w:bCs/>
          <w:szCs w:val="24"/>
          <w:lang w:eastAsia="zh-CN"/>
        </w:rPr>
        <w:t>规范遵从性</w:t>
      </w:r>
      <w:bookmarkEnd w:id="41"/>
      <w:bookmarkEnd w:id="42"/>
      <w:bookmarkEnd w:id="43"/>
    </w:p>
    <w:p w14:paraId="5AD56DD6" w14:textId="02703090" w:rsidR="00EA70DD" w:rsidRPr="00CB0BBF" w:rsidRDefault="00A42C0E">
      <w:pPr>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lang w:eastAsia="zh-CN"/>
        </w:rPr>
        <w:t>除供试品的质量检测分析外，本试验其它部分均将在本机构完成，遵从本试验方案、方案变更（如有）、本机构相关</w:t>
      </w:r>
      <w:r w:rsidRPr="00CB0BBF">
        <w:rPr>
          <w:rFonts w:ascii="Times New Roman" w:hAnsi="Times New Roman"/>
          <w:sz w:val="24"/>
          <w:lang w:eastAsia="zh-CN"/>
        </w:rPr>
        <w:t>SOP</w:t>
      </w:r>
      <w:r w:rsidRPr="00CB0BBF">
        <w:rPr>
          <w:rFonts w:ascii="Times New Roman" w:hAnsi="Times New Roman"/>
          <w:sz w:val="24"/>
          <w:lang w:eastAsia="zh-CN"/>
        </w:rPr>
        <w:t>及下述</w:t>
      </w:r>
      <w:r w:rsidRPr="00CB0BBF">
        <w:rPr>
          <w:rFonts w:ascii="Times New Roman" w:hAnsi="Times New Roman"/>
          <w:sz w:val="24"/>
          <w:lang w:eastAsia="zh-CN"/>
        </w:rPr>
        <w:t>GLP</w:t>
      </w:r>
      <w:r w:rsidRPr="00CB0BBF">
        <w:rPr>
          <w:rFonts w:ascii="Times New Roman" w:hAnsi="Times New Roman"/>
          <w:sz w:val="24"/>
          <w:lang w:eastAsia="zh-CN"/>
        </w:rPr>
        <w:t>管理规范：</w:t>
      </w:r>
    </w:p>
    <w:p w14:paraId="48E3A2C7" w14:textId="77777777" w:rsidR="00EA70DD" w:rsidRPr="00CB0BBF" w:rsidRDefault="00A42C0E">
      <w:pPr>
        <w:numPr>
          <w:ilvl w:val="0"/>
          <w:numId w:val="3"/>
        </w:numPr>
        <w:tabs>
          <w:tab w:val="left" w:pos="540"/>
        </w:tabs>
        <w:adjustRightInd w:val="0"/>
        <w:spacing w:line="360" w:lineRule="auto"/>
        <w:jc w:val="both"/>
        <w:rPr>
          <w:rFonts w:ascii="Times New Roman" w:hAnsi="Times New Roman"/>
          <w:sz w:val="24"/>
          <w:szCs w:val="24"/>
          <w:lang w:eastAsia="zh-CN"/>
        </w:rPr>
      </w:pPr>
      <w:r w:rsidRPr="00CB0BBF">
        <w:rPr>
          <w:rFonts w:ascii="Times New Roman" w:hAnsi="Times New Roman"/>
          <w:sz w:val="24"/>
          <w:szCs w:val="24"/>
          <w:lang w:eastAsia="zh-CN"/>
        </w:rPr>
        <w:lastRenderedPageBreak/>
        <w:t>NMPA (2017)</w:t>
      </w:r>
      <w:r w:rsidRPr="00CB0BBF">
        <w:rPr>
          <w:rFonts w:ascii="Times New Roman" w:hAnsi="Times New Roman"/>
          <w:sz w:val="24"/>
          <w:szCs w:val="24"/>
          <w:lang w:eastAsia="zh-CN"/>
        </w:rPr>
        <w:t>，药物非临床研究质量管理规范。</w:t>
      </w:r>
    </w:p>
    <w:p w14:paraId="76247C39" w14:textId="29FD4561" w:rsidR="00EA70DD" w:rsidRPr="00CB0BBF" w:rsidRDefault="00A42C0E">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lang w:eastAsia="zh-CN"/>
        </w:rPr>
        <w:t>供试品的质量检测由委托方完成，</w:t>
      </w:r>
      <w:r w:rsidRPr="00CB0BBF">
        <w:rPr>
          <w:rFonts w:ascii="Times New Roman" w:hAnsi="Times New Roman"/>
          <w:sz w:val="24"/>
          <w:szCs w:val="24"/>
          <w:lang w:eastAsia="zh-CN"/>
        </w:rPr>
        <w:t>并由委托方提供供试品的检验报告（</w:t>
      </w:r>
      <w:r w:rsidRPr="00CB0BBF">
        <w:rPr>
          <w:rFonts w:ascii="Times New Roman" w:hAnsi="Times New Roman"/>
          <w:sz w:val="24"/>
          <w:szCs w:val="24"/>
          <w:lang w:eastAsia="zh-CN"/>
        </w:rPr>
        <w:t>Certificates of Analysis</w:t>
      </w:r>
      <w:r w:rsidRPr="00CB0BBF">
        <w:rPr>
          <w:rFonts w:ascii="Times New Roman" w:hAnsi="Times New Roman"/>
          <w:sz w:val="24"/>
          <w:szCs w:val="24"/>
          <w:lang w:eastAsia="zh-CN"/>
        </w:rPr>
        <w:t>，</w:t>
      </w:r>
      <w:r w:rsidRPr="00CB0BBF">
        <w:rPr>
          <w:rFonts w:ascii="Times New Roman" w:hAnsi="Times New Roman"/>
          <w:sz w:val="24"/>
          <w:szCs w:val="24"/>
          <w:lang w:eastAsia="zh-CN"/>
        </w:rPr>
        <w:t>COAs</w:t>
      </w:r>
      <w:r w:rsidRPr="00CB0BBF">
        <w:rPr>
          <w:rFonts w:ascii="Times New Roman" w:hAnsi="Times New Roman"/>
          <w:sz w:val="24"/>
          <w:szCs w:val="24"/>
          <w:lang w:eastAsia="zh-CN"/>
        </w:rPr>
        <w:t>）。</w:t>
      </w:r>
    </w:p>
    <w:p w14:paraId="589F5230" w14:textId="77777777" w:rsidR="00EA70DD" w:rsidRPr="00CB0BBF" w:rsidRDefault="00A42C0E">
      <w:pPr>
        <w:pStyle w:val="2"/>
        <w:keepNext w:val="0"/>
        <w:widowControl w:val="0"/>
        <w:numPr>
          <w:ilvl w:val="1"/>
          <w:numId w:val="2"/>
        </w:numPr>
        <w:tabs>
          <w:tab w:val="left" w:pos="567"/>
        </w:tabs>
        <w:spacing w:beforeLines="100" w:before="312" w:after="0" w:line="360" w:lineRule="auto"/>
        <w:ind w:left="142" w:hanging="142"/>
        <w:rPr>
          <w:bCs/>
          <w:szCs w:val="24"/>
          <w:lang w:eastAsia="zh-CN"/>
        </w:rPr>
      </w:pPr>
      <w:bookmarkStart w:id="44" w:name="_Toc22627119"/>
      <w:bookmarkStart w:id="45" w:name="_Toc22626305"/>
      <w:bookmarkStart w:id="46" w:name="_Toc207615306"/>
      <w:r w:rsidRPr="00CB0BBF">
        <w:rPr>
          <w:bCs/>
          <w:szCs w:val="24"/>
          <w:lang w:eastAsia="zh-CN"/>
        </w:rPr>
        <w:t>指导原则</w:t>
      </w:r>
      <w:bookmarkEnd w:id="44"/>
      <w:bookmarkEnd w:id="45"/>
      <w:bookmarkEnd w:id="46"/>
    </w:p>
    <w:p w14:paraId="7320D2E0" w14:textId="77777777" w:rsidR="00EA70DD" w:rsidRPr="00CB0BBF" w:rsidRDefault="00A42C0E">
      <w:pPr>
        <w:widowControl w:val="0"/>
        <w:numPr>
          <w:ilvl w:val="0"/>
          <w:numId w:val="3"/>
        </w:numPr>
        <w:adjustRightInd w:val="0"/>
        <w:spacing w:line="360" w:lineRule="auto"/>
        <w:ind w:left="0" w:firstLineChars="200" w:firstLine="480"/>
        <w:jc w:val="both"/>
        <w:rPr>
          <w:rFonts w:ascii="Times New Roman" w:hAnsi="Times New Roman"/>
          <w:sz w:val="24"/>
          <w:szCs w:val="24"/>
          <w:lang w:eastAsia="zh-CN"/>
        </w:rPr>
      </w:pPr>
      <w:r w:rsidRPr="00CB0BBF">
        <w:rPr>
          <w:rFonts w:ascii="Times New Roman" w:hAnsi="Times New Roman"/>
          <w:bCs/>
          <w:sz w:val="24"/>
          <w:szCs w:val="24"/>
          <w:lang w:eastAsia="zh-CN"/>
        </w:rPr>
        <w:t xml:space="preserve">NMPA. </w:t>
      </w:r>
      <w:r w:rsidRPr="00CB0BBF">
        <w:rPr>
          <w:rFonts w:ascii="Times New Roman" w:hAnsi="Times New Roman"/>
          <w:sz w:val="24"/>
          <w:szCs w:val="24"/>
          <w:lang w:eastAsia="zh-CN"/>
        </w:rPr>
        <w:t>药物刺激性、过敏性和溶血性研究技术指导原则，</w:t>
      </w:r>
      <w:r w:rsidRPr="00CB0BBF">
        <w:rPr>
          <w:rFonts w:ascii="Times New Roman" w:hAnsi="Times New Roman"/>
          <w:sz w:val="24"/>
          <w:szCs w:val="24"/>
          <w:lang w:eastAsia="zh-CN"/>
        </w:rPr>
        <w:t>2014</w:t>
      </w:r>
      <w:r w:rsidRPr="00CB0BBF">
        <w:rPr>
          <w:rFonts w:ascii="Times New Roman" w:hAnsi="Times New Roman"/>
          <w:sz w:val="24"/>
          <w:szCs w:val="24"/>
          <w:lang w:eastAsia="zh-CN"/>
        </w:rPr>
        <w:t>。</w:t>
      </w:r>
    </w:p>
    <w:p w14:paraId="4D46DA9A" w14:textId="77777777" w:rsidR="00EA70DD" w:rsidRPr="00CB0BBF" w:rsidRDefault="00A42C0E">
      <w:pPr>
        <w:pStyle w:val="2"/>
        <w:keepNext w:val="0"/>
        <w:widowControl w:val="0"/>
        <w:numPr>
          <w:ilvl w:val="1"/>
          <w:numId w:val="2"/>
        </w:numPr>
        <w:tabs>
          <w:tab w:val="left" w:pos="567"/>
        </w:tabs>
        <w:spacing w:beforeLines="100" w:before="312" w:after="0" w:line="360" w:lineRule="auto"/>
        <w:ind w:left="142" w:hanging="142"/>
        <w:rPr>
          <w:bCs/>
          <w:szCs w:val="24"/>
          <w:lang w:eastAsia="zh-CN"/>
        </w:rPr>
      </w:pPr>
      <w:bookmarkStart w:id="47" w:name="_Toc22627120"/>
      <w:bookmarkStart w:id="48" w:name="_Toc22626306"/>
      <w:bookmarkStart w:id="49" w:name="_Toc207615307"/>
      <w:r w:rsidRPr="00CB0BBF">
        <w:rPr>
          <w:bCs/>
          <w:szCs w:val="24"/>
          <w:lang w:eastAsia="zh-CN"/>
        </w:rPr>
        <w:t>动物福利</w:t>
      </w:r>
      <w:bookmarkEnd w:id="47"/>
      <w:bookmarkEnd w:id="48"/>
      <w:bookmarkEnd w:id="49"/>
    </w:p>
    <w:p w14:paraId="323D3045" w14:textId="745B756C" w:rsidR="00EA70DD" w:rsidRPr="00CB0BBF" w:rsidRDefault="00A42C0E">
      <w:pPr>
        <w:widowControl w:val="0"/>
        <w:adjustRightInd w:val="0"/>
        <w:spacing w:line="360" w:lineRule="auto"/>
        <w:ind w:firstLineChars="225" w:firstLine="540"/>
        <w:jc w:val="both"/>
        <w:rPr>
          <w:rFonts w:ascii="Times New Roman" w:hAnsi="Times New Roman"/>
          <w:bCs/>
          <w:sz w:val="24"/>
          <w:szCs w:val="24"/>
          <w:lang w:eastAsia="zh-CN"/>
        </w:rPr>
      </w:pPr>
      <w:r w:rsidRPr="00CB0BBF">
        <w:rPr>
          <w:rFonts w:ascii="Times New Roman" w:hAnsi="Times New Roman"/>
          <w:bCs/>
          <w:sz w:val="24"/>
          <w:szCs w:val="24"/>
          <w:lang w:eastAsia="zh-CN"/>
        </w:rPr>
        <w:t>试验期间</w:t>
      </w:r>
      <w:r w:rsidRPr="00CB0BBF">
        <w:rPr>
          <w:rFonts w:ascii="Times New Roman" w:hAnsi="Times New Roman"/>
          <w:sz w:val="24"/>
          <w:szCs w:val="24"/>
          <w:lang w:eastAsia="zh-CN"/>
        </w:rPr>
        <w:t>动物管理和使用遵照美国国家研究委员会颁布的《</w:t>
      </w:r>
      <w:r w:rsidRPr="00CB0BBF">
        <w:rPr>
          <w:rFonts w:ascii="Times New Roman" w:hAnsi="Times New Roman"/>
          <w:sz w:val="24"/>
          <w:szCs w:val="24"/>
          <w:lang w:eastAsia="zh-CN"/>
        </w:rPr>
        <w:t>Guide for the Care and Use of Laboratory Animals</w:t>
      </w:r>
      <w:r w:rsidRPr="00CB0BBF">
        <w:rPr>
          <w:rFonts w:ascii="Times New Roman" w:hAnsi="Times New Roman"/>
          <w:sz w:val="24"/>
          <w:szCs w:val="24"/>
          <w:lang w:eastAsia="zh-CN"/>
        </w:rPr>
        <w:t>》</w:t>
      </w:r>
      <w:r w:rsidRPr="00CB0BBF">
        <w:rPr>
          <w:rFonts w:ascii="Times New Roman" w:hAnsi="Times New Roman"/>
          <w:color w:val="000000" w:themeColor="text1"/>
          <w:sz w:val="24"/>
          <w:szCs w:val="24"/>
          <w:lang w:eastAsia="zh-CN"/>
        </w:rPr>
        <w:t>（</w:t>
      </w:r>
      <w:r w:rsidRPr="00CB0BBF">
        <w:rPr>
          <w:rFonts w:ascii="Times New Roman" w:hAnsi="Times New Roman"/>
          <w:color w:val="000000" w:themeColor="text1"/>
          <w:sz w:val="24"/>
          <w:szCs w:val="24"/>
          <w:lang w:eastAsia="zh-CN"/>
        </w:rPr>
        <w:t>2011</w:t>
      </w:r>
      <w:r w:rsidRPr="00CB0BBF">
        <w:rPr>
          <w:rFonts w:ascii="Times New Roman" w:hAnsi="Times New Roman"/>
          <w:color w:val="000000" w:themeColor="text1"/>
          <w:sz w:val="24"/>
          <w:szCs w:val="24"/>
          <w:lang w:eastAsia="zh-CN"/>
        </w:rPr>
        <w:t>）</w:t>
      </w:r>
      <w:r w:rsidRPr="00CB0BBF">
        <w:rPr>
          <w:rFonts w:ascii="Times New Roman" w:hAnsi="Times New Roman"/>
          <w:sz w:val="24"/>
          <w:szCs w:val="24"/>
          <w:lang w:eastAsia="zh-CN"/>
        </w:rPr>
        <w:t>、中国科学技术委员会颁布的《实验动物管理条例》（</w:t>
      </w:r>
      <w:r w:rsidRPr="00CB0BBF">
        <w:rPr>
          <w:rFonts w:ascii="Times New Roman" w:hAnsi="Times New Roman"/>
          <w:sz w:val="24"/>
          <w:szCs w:val="24"/>
          <w:lang w:eastAsia="zh-CN"/>
        </w:rPr>
        <w:t>2017</w:t>
      </w:r>
      <w:r w:rsidRPr="00CB0BBF">
        <w:rPr>
          <w:rFonts w:ascii="Times New Roman" w:hAnsi="Times New Roman"/>
          <w:sz w:val="24"/>
          <w:szCs w:val="24"/>
          <w:lang w:eastAsia="zh-CN"/>
        </w:rPr>
        <w:t>年修订）和江苏省人民政府</w:t>
      </w:r>
      <w:r w:rsidRPr="00CB0BBF">
        <w:rPr>
          <w:rFonts w:ascii="Times New Roman" w:hAnsi="Times New Roman"/>
          <w:sz w:val="24"/>
          <w:szCs w:val="24"/>
          <w:lang w:eastAsia="zh-CN"/>
        </w:rPr>
        <w:t>2008</w:t>
      </w:r>
      <w:r w:rsidRPr="00CB0BBF">
        <w:rPr>
          <w:rFonts w:ascii="Times New Roman" w:hAnsi="Times New Roman"/>
          <w:sz w:val="24"/>
          <w:szCs w:val="24"/>
          <w:lang w:eastAsia="zh-CN"/>
        </w:rPr>
        <w:t>年颁布的《江苏省实验动物管理办法》的相关要求。本试验的动物管理和使用申请已得到本试验机构</w:t>
      </w:r>
      <w:r w:rsidRPr="00CB0BBF">
        <w:rPr>
          <w:rFonts w:ascii="Times New Roman" w:hAnsi="Times New Roman"/>
          <w:bCs/>
          <w:sz w:val="24"/>
          <w:szCs w:val="24"/>
          <w:lang w:eastAsia="zh-CN"/>
        </w:rPr>
        <w:t>动物管理和使用委员会（</w:t>
      </w:r>
      <w:r w:rsidRPr="00CB0BBF">
        <w:rPr>
          <w:rFonts w:ascii="Times New Roman" w:hAnsi="Times New Roman"/>
          <w:bCs/>
          <w:sz w:val="24"/>
          <w:szCs w:val="24"/>
          <w:lang w:eastAsia="zh-CN"/>
        </w:rPr>
        <w:t>IACUC</w:t>
      </w:r>
      <w:r w:rsidRPr="00CB0BBF">
        <w:rPr>
          <w:rFonts w:ascii="Times New Roman" w:hAnsi="Times New Roman"/>
          <w:bCs/>
          <w:sz w:val="24"/>
          <w:szCs w:val="24"/>
          <w:lang w:eastAsia="zh-CN"/>
        </w:rPr>
        <w:t>）的批准。</w:t>
      </w:r>
    </w:p>
    <w:p w14:paraId="1B08B008" w14:textId="77777777" w:rsidR="00EA70DD" w:rsidRPr="00CB0BBF" w:rsidRDefault="00A42C0E" w:rsidP="00164E6A">
      <w:pPr>
        <w:pStyle w:val="Bullet"/>
        <w:widowControl w:val="0"/>
        <w:numPr>
          <w:ilvl w:val="0"/>
          <w:numId w:val="5"/>
        </w:numPr>
        <w:tabs>
          <w:tab w:val="left" w:pos="432"/>
          <w:tab w:val="left" w:pos="840"/>
          <w:tab w:val="left" w:pos="2880"/>
        </w:tabs>
        <w:adjustRightInd w:val="0"/>
        <w:snapToGrid w:val="0"/>
        <w:spacing w:beforeLines="100" w:before="312" w:line="360" w:lineRule="auto"/>
        <w:ind w:left="357" w:hanging="357"/>
        <w:outlineLvl w:val="0"/>
        <w:rPr>
          <w:b/>
          <w:sz w:val="28"/>
          <w:szCs w:val="28"/>
          <w:lang w:eastAsia="zh-CN"/>
        </w:rPr>
      </w:pPr>
      <w:bookmarkStart w:id="50" w:name="_Toc22626307"/>
      <w:bookmarkStart w:id="51" w:name="_Toc22627121"/>
      <w:bookmarkStart w:id="52" w:name="_Toc207615308"/>
      <w:r w:rsidRPr="00CB0BBF">
        <w:rPr>
          <w:b/>
          <w:sz w:val="28"/>
          <w:szCs w:val="28"/>
          <w:lang w:eastAsia="zh-CN"/>
        </w:rPr>
        <w:t>供试品和对照品</w:t>
      </w:r>
      <w:bookmarkEnd w:id="50"/>
      <w:bookmarkEnd w:id="51"/>
      <w:bookmarkEnd w:id="52"/>
    </w:p>
    <w:p w14:paraId="3755E6B8" w14:textId="77777777" w:rsidR="00EA70DD" w:rsidRPr="00CB0BBF" w:rsidRDefault="00A42C0E">
      <w:pPr>
        <w:pStyle w:val="2"/>
        <w:keepNext w:val="0"/>
        <w:widowControl w:val="0"/>
        <w:numPr>
          <w:ilvl w:val="1"/>
          <w:numId w:val="5"/>
        </w:numPr>
        <w:spacing w:before="0" w:after="0" w:line="360" w:lineRule="auto"/>
        <w:ind w:left="357" w:hanging="357"/>
        <w:rPr>
          <w:bCs/>
          <w:szCs w:val="24"/>
          <w:lang w:eastAsia="zh-CN"/>
        </w:rPr>
      </w:pPr>
      <w:bookmarkStart w:id="53" w:name="_Toc22626308"/>
      <w:bookmarkStart w:id="54" w:name="_Toc22627122"/>
      <w:bookmarkStart w:id="55" w:name="_Toc207615309"/>
      <w:r w:rsidRPr="00CB0BBF">
        <w:rPr>
          <w:bCs/>
          <w:szCs w:val="24"/>
          <w:lang w:eastAsia="zh-CN"/>
        </w:rPr>
        <w:t>供试品</w:t>
      </w:r>
      <w:bookmarkEnd w:id="53"/>
      <w:bookmarkEnd w:id="54"/>
      <w:bookmarkEnd w:id="55"/>
    </w:p>
    <w:p w14:paraId="77163A61" w14:textId="77777777" w:rsidR="003205D9" w:rsidRDefault="003205D9" w:rsidP="003205D9">
      <w:pPr>
        <w:tabs>
          <w:tab w:val="left" w:pos="2835"/>
        </w:tabs>
        <w:adjustRightInd w:val="0"/>
        <w:spacing w:line="360" w:lineRule="auto"/>
        <w:ind w:firstLineChars="200" w:firstLine="480"/>
        <w:jc w:val="both"/>
        <w:rPr>
          <w:rFonts w:ascii="Times New Roman" w:hAnsi="Times New Roman"/>
          <w:bCs/>
          <w:sz w:val="24"/>
          <w:szCs w:val="24"/>
          <w:lang w:eastAsia="zh-CN"/>
        </w:rPr>
      </w:pPr>
      <w:bookmarkStart w:id="56" w:name="_Toc22627123"/>
      <w:bookmarkStart w:id="57" w:name="_Toc22626309"/>
      <w:r>
        <w:rPr>
          <w:rFonts w:ascii="Times New Roman" w:hAnsi="Times New Roman"/>
          <w:bCs/>
          <w:sz w:val="24"/>
          <w:szCs w:val="24"/>
          <w:lang w:eastAsia="zh-CN"/>
        </w:rPr>
        <w:t>名称：</w:t>
      </w:r>
      <w:r>
        <w:rPr>
          <w:rFonts w:ascii="Times New Roman" w:hAnsi="Times New Roman"/>
          <w:bCs/>
          <w:sz w:val="24"/>
          <w:szCs w:val="24"/>
          <w:lang w:eastAsia="zh-CN"/>
        </w:rPr>
        <w:tab/>
      </w:r>
      <w:r>
        <w:rPr>
          <w:rFonts w:ascii="Times New Roman" w:hAnsi="Times New Roman"/>
          <w:bCs/>
          <w:sz w:val="24"/>
          <w:szCs w:val="24"/>
          <w:lang w:eastAsia="zh-CN"/>
        </w:rPr>
        <w:t>盐酸</w:t>
      </w:r>
      <w:r>
        <w:rPr>
          <w:rFonts w:ascii="Times New Roman" w:hAnsi="Times New Roman" w:hint="eastAsia"/>
          <w:bCs/>
          <w:sz w:val="24"/>
          <w:szCs w:val="24"/>
          <w:lang w:eastAsia="zh-CN"/>
        </w:rPr>
        <w:t>R</w:t>
      </w:r>
      <w:r>
        <w:rPr>
          <w:rFonts w:ascii="Times New Roman" w:hAnsi="Times New Roman"/>
          <w:bCs/>
          <w:sz w:val="24"/>
          <w:szCs w:val="24"/>
          <w:lang w:eastAsia="zh-CN"/>
        </w:rPr>
        <w:t>-</w:t>
      </w:r>
      <w:r>
        <w:rPr>
          <w:rFonts w:ascii="Times New Roman" w:hAnsi="Times New Roman"/>
          <w:bCs/>
          <w:sz w:val="24"/>
          <w:szCs w:val="24"/>
          <w:lang w:eastAsia="zh-CN"/>
        </w:rPr>
        <w:t>氯胺酮注射液（委托方代号：</w:t>
      </w:r>
      <w:r>
        <w:rPr>
          <w:rFonts w:ascii="Times New Roman" w:hAnsi="Times New Roman" w:hint="eastAsia"/>
          <w:bCs/>
          <w:sz w:val="24"/>
          <w:szCs w:val="24"/>
          <w:lang w:eastAsia="zh-CN"/>
        </w:rPr>
        <w:t>RF0</w:t>
      </w:r>
      <w:r>
        <w:rPr>
          <w:rFonts w:ascii="Times New Roman" w:hAnsi="Times New Roman"/>
          <w:bCs/>
          <w:sz w:val="24"/>
          <w:szCs w:val="24"/>
          <w:lang w:eastAsia="zh-CN"/>
        </w:rPr>
        <w:t>125008</w:t>
      </w:r>
      <w:r>
        <w:rPr>
          <w:rFonts w:ascii="Times New Roman" w:hAnsi="Times New Roman"/>
          <w:bCs/>
          <w:sz w:val="24"/>
          <w:szCs w:val="24"/>
          <w:lang w:eastAsia="zh-CN"/>
        </w:rPr>
        <w:t>）</w:t>
      </w:r>
    </w:p>
    <w:p w14:paraId="2ACA8C75" w14:textId="017B7135" w:rsidR="003205D9" w:rsidRDefault="003205D9" w:rsidP="003205D9">
      <w:pPr>
        <w:tabs>
          <w:tab w:val="left" w:pos="2835"/>
        </w:tabs>
        <w:adjustRightInd w:val="0"/>
        <w:spacing w:line="360" w:lineRule="auto"/>
        <w:ind w:firstLineChars="200" w:firstLine="480"/>
        <w:jc w:val="both"/>
        <w:rPr>
          <w:rFonts w:ascii="Times New Roman" w:hAnsi="Times New Roman"/>
          <w:bCs/>
          <w:sz w:val="24"/>
          <w:szCs w:val="24"/>
          <w:highlight w:val="yellow"/>
          <w:lang w:eastAsia="zh-CN"/>
        </w:rPr>
      </w:pPr>
      <w:r>
        <w:rPr>
          <w:rFonts w:ascii="Times New Roman" w:hAnsi="Times New Roman"/>
          <w:bCs/>
          <w:sz w:val="24"/>
          <w:szCs w:val="24"/>
          <w:lang w:eastAsia="zh-CN"/>
        </w:rPr>
        <w:t>代码：</w:t>
      </w:r>
      <w:r>
        <w:rPr>
          <w:rFonts w:ascii="Times New Roman" w:hAnsi="Times New Roman"/>
          <w:bCs/>
          <w:sz w:val="24"/>
          <w:szCs w:val="24"/>
          <w:lang w:eastAsia="zh-CN"/>
        </w:rPr>
        <w:tab/>
      </w:r>
      <w:r w:rsidR="00F52830">
        <w:rPr>
          <w:rFonts w:ascii="Times New Roman" w:hAnsi="Times New Roman"/>
          <w:bCs/>
          <w:sz w:val="24"/>
          <w:szCs w:val="24"/>
          <w:lang w:eastAsia="zh-CN"/>
        </w:rPr>
        <w:t>N</w:t>
      </w:r>
      <w:r w:rsidR="00F52830">
        <w:rPr>
          <w:rFonts w:ascii="Times New Roman" w:hAnsi="Times New Roman" w:hint="eastAsia"/>
          <w:bCs/>
          <w:sz w:val="24"/>
          <w:szCs w:val="24"/>
          <w:lang w:eastAsia="zh-CN"/>
        </w:rPr>
        <w:t>TA25167</w:t>
      </w:r>
      <w:r>
        <w:rPr>
          <w:rFonts w:ascii="Times New Roman" w:hAnsi="Times New Roman"/>
          <w:bCs/>
          <w:sz w:val="24"/>
          <w:szCs w:val="24"/>
          <w:lang w:eastAsia="zh-CN"/>
        </w:rPr>
        <w:t>-</w:t>
      </w:r>
      <w:r>
        <w:rPr>
          <w:rFonts w:ascii="Times New Roman" w:hAnsi="Times New Roman" w:hint="eastAsia"/>
          <w:bCs/>
          <w:sz w:val="24"/>
          <w:szCs w:val="24"/>
          <w:lang w:eastAsia="zh-CN"/>
        </w:rPr>
        <w:t>A</w:t>
      </w:r>
    </w:p>
    <w:p w14:paraId="377B29AA" w14:textId="04B30372" w:rsidR="003205D9" w:rsidRDefault="003205D9" w:rsidP="003205D9">
      <w:pPr>
        <w:tabs>
          <w:tab w:val="left" w:pos="2835"/>
        </w:tabs>
        <w:adjustRightInd w:val="0"/>
        <w:spacing w:line="360" w:lineRule="auto"/>
        <w:ind w:firstLineChars="200" w:firstLine="480"/>
        <w:jc w:val="both"/>
        <w:rPr>
          <w:rFonts w:ascii="Times New Roman" w:hAnsi="Times New Roman"/>
          <w:bCs/>
          <w:sz w:val="24"/>
          <w:szCs w:val="24"/>
          <w:lang w:eastAsia="zh-CN"/>
        </w:rPr>
      </w:pPr>
      <w:r>
        <w:rPr>
          <w:rFonts w:ascii="Times New Roman" w:hAnsi="Times New Roman"/>
          <w:bCs/>
          <w:sz w:val="24"/>
          <w:szCs w:val="24"/>
          <w:lang w:eastAsia="zh-CN"/>
        </w:rPr>
        <w:t>子代码</w:t>
      </w:r>
      <w:r>
        <w:rPr>
          <w:rFonts w:ascii="Times New Roman" w:hAnsi="Times New Roman" w:hint="eastAsia"/>
          <w:bCs/>
          <w:sz w:val="24"/>
          <w:szCs w:val="24"/>
          <w:lang w:eastAsia="zh-CN"/>
        </w:rPr>
        <w:t>：</w:t>
      </w:r>
      <w:r>
        <w:rPr>
          <w:rFonts w:ascii="Times New Roman" w:hAnsi="Times New Roman"/>
          <w:bCs/>
          <w:sz w:val="24"/>
          <w:szCs w:val="24"/>
          <w:lang w:eastAsia="zh-CN"/>
        </w:rPr>
        <w:tab/>
      </w:r>
      <w:r w:rsidR="00F52830">
        <w:rPr>
          <w:rFonts w:ascii="Times New Roman" w:hAnsi="Times New Roman"/>
          <w:bCs/>
          <w:sz w:val="24"/>
          <w:szCs w:val="24"/>
          <w:lang w:eastAsia="zh-CN"/>
        </w:rPr>
        <w:t>N</w:t>
      </w:r>
      <w:r>
        <w:rPr>
          <w:rFonts w:ascii="Times New Roman" w:hAnsi="Times New Roman" w:hint="eastAsia"/>
          <w:bCs/>
          <w:sz w:val="24"/>
          <w:szCs w:val="24"/>
          <w:lang w:eastAsia="zh-CN"/>
        </w:rPr>
        <w:t>TA25167</w:t>
      </w:r>
      <w:r>
        <w:rPr>
          <w:rFonts w:ascii="Times New Roman" w:hAnsi="Times New Roman"/>
          <w:bCs/>
          <w:sz w:val="24"/>
          <w:szCs w:val="24"/>
          <w:lang w:eastAsia="zh-CN"/>
        </w:rPr>
        <w:t>-</w:t>
      </w:r>
      <w:r>
        <w:rPr>
          <w:rFonts w:ascii="Times New Roman" w:hAnsi="Times New Roman" w:hint="eastAsia"/>
          <w:bCs/>
          <w:sz w:val="24"/>
          <w:szCs w:val="24"/>
          <w:lang w:eastAsia="zh-CN"/>
        </w:rPr>
        <w:t>A</w:t>
      </w:r>
      <w:r>
        <w:rPr>
          <w:rFonts w:ascii="Times New Roman" w:hAnsi="Times New Roman" w:hint="eastAsia"/>
          <w:bCs/>
          <w:sz w:val="24"/>
          <w:szCs w:val="24"/>
          <w:lang w:eastAsia="zh-CN"/>
        </w:rPr>
        <w:t>（</w:t>
      </w:r>
      <w:r>
        <w:rPr>
          <w:rFonts w:ascii="Times New Roman" w:hAnsi="Times New Roman" w:hint="eastAsia"/>
          <w:bCs/>
          <w:sz w:val="24"/>
          <w:szCs w:val="24"/>
          <w:lang w:eastAsia="zh-CN"/>
        </w:rPr>
        <w:t>0</w:t>
      </w:r>
      <w:r w:rsidR="002F2108">
        <w:rPr>
          <w:rFonts w:ascii="Times New Roman" w:hAnsi="Times New Roman"/>
          <w:bCs/>
          <w:sz w:val="24"/>
          <w:szCs w:val="24"/>
          <w:lang w:eastAsia="zh-CN"/>
        </w:rPr>
        <w:t>2</w:t>
      </w:r>
      <w:r>
        <w:rPr>
          <w:rFonts w:ascii="Times New Roman" w:hAnsi="Times New Roman" w:hint="eastAsia"/>
          <w:bCs/>
          <w:sz w:val="24"/>
          <w:szCs w:val="24"/>
          <w:lang w:eastAsia="zh-CN"/>
        </w:rPr>
        <w:t>）</w:t>
      </w:r>
    </w:p>
    <w:p w14:paraId="0AFA2B57" w14:textId="71898A6A" w:rsidR="003205D9" w:rsidRDefault="003205D9" w:rsidP="003205D9">
      <w:pPr>
        <w:tabs>
          <w:tab w:val="left" w:pos="2835"/>
        </w:tabs>
        <w:adjustRightInd w:val="0"/>
        <w:spacing w:line="360" w:lineRule="auto"/>
        <w:ind w:firstLineChars="200" w:firstLine="480"/>
        <w:jc w:val="both"/>
        <w:rPr>
          <w:rFonts w:ascii="Times New Roman" w:hAnsi="Times New Roman"/>
          <w:bCs/>
          <w:sz w:val="24"/>
          <w:szCs w:val="24"/>
          <w:lang w:eastAsia="zh-CN"/>
        </w:rPr>
      </w:pPr>
      <w:r>
        <w:rPr>
          <w:rFonts w:ascii="Times New Roman" w:hAnsi="Times New Roman"/>
          <w:bCs/>
          <w:sz w:val="24"/>
          <w:szCs w:val="24"/>
          <w:lang w:eastAsia="zh-CN"/>
        </w:rPr>
        <w:t>批号：</w:t>
      </w:r>
      <w:r>
        <w:rPr>
          <w:rFonts w:ascii="Times New Roman" w:hAnsi="Times New Roman"/>
          <w:bCs/>
          <w:sz w:val="24"/>
          <w:szCs w:val="24"/>
          <w:lang w:eastAsia="zh-CN"/>
        </w:rPr>
        <w:tab/>
      </w:r>
      <w:r w:rsidR="002F2108">
        <w:rPr>
          <w:rFonts w:ascii="Times New Roman" w:hAnsi="Times New Roman"/>
          <w:bCs/>
          <w:sz w:val="24"/>
          <w:szCs w:val="24"/>
          <w:lang w:eastAsia="zh-CN"/>
        </w:rPr>
        <w:t>YFB250701</w:t>
      </w:r>
    </w:p>
    <w:p w14:paraId="3A5D4E25" w14:textId="77777777" w:rsidR="003205D9" w:rsidRDefault="003205D9" w:rsidP="003205D9">
      <w:pPr>
        <w:tabs>
          <w:tab w:val="left" w:pos="2835"/>
        </w:tabs>
        <w:adjustRightInd w:val="0"/>
        <w:spacing w:line="360" w:lineRule="auto"/>
        <w:ind w:firstLineChars="200" w:firstLine="480"/>
        <w:jc w:val="both"/>
        <w:rPr>
          <w:rFonts w:ascii="Times New Roman" w:hAnsi="Times New Roman"/>
          <w:bCs/>
          <w:sz w:val="24"/>
          <w:szCs w:val="24"/>
          <w:lang w:eastAsia="zh-CN"/>
        </w:rPr>
      </w:pPr>
      <w:r>
        <w:rPr>
          <w:rFonts w:ascii="Times New Roman" w:hAnsi="Times New Roman"/>
          <w:bCs/>
          <w:sz w:val="24"/>
          <w:szCs w:val="24"/>
          <w:lang w:eastAsia="zh-CN"/>
        </w:rPr>
        <w:t>来源：</w:t>
      </w:r>
      <w:r>
        <w:rPr>
          <w:rFonts w:ascii="Times New Roman" w:hAnsi="Times New Roman"/>
          <w:bCs/>
          <w:sz w:val="24"/>
          <w:szCs w:val="24"/>
          <w:lang w:eastAsia="zh-CN"/>
        </w:rPr>
        <w:tab/>
      </w:r>
      <w:r>
        <w:rPr>
          <w:rFonts w:ascii="Times New Roman" w:hAnsi="Times New Roman" w:hint="eastAsia"/>
          <w:bCs/>
          <w:sz w:val="24"/>
          <w:szCs w:val="24"/>
          <w:lang w:eastAsia="zh-CN"/>
        </w:rPr>
        <w:t>宜昌人福药业有限责任公司</w:t>
      </w:r>
    </w:p>
    <w:p w14:paraId="288BBB5B" w14:textId="77777777" w:rsidR="003205D9" w:rsidRDefault="003205D9" w:rsidP="003205D9">
      <w:pPr>
        <w:tabs>
          <w:tab w:val="left" w:pos="2835"/>
        </w:tabs>
        <w:adjustRightInd w:val="0"/>
        <w:spacing w:line="360" w:lineRule="auto"/>
        <w:ind w:firstLineChars="200" w:firstLine="480"/>
        <w:jc w:val="both"/>
        <w:rPr>
          <w:rFonts w:ascii="Times New Roman" w:hAnsi="Times New Roman"/>
          <w:bCs/>
          <w:sz w:val="24"/>
          <w:szCs w:val="24"/>
          <w:lang w:eastAsia="zh-CN"/>
        </w:rPr>
      </w:pPr>
      <w:r>
        <w:rPr>
          <w:rFonts w:ascii="Times New Roman" w:hAnsi="Times New Roman" w:hint="eastAsia"/>
          <w:bCs/>
          <w:sz w:val="24"/>
          <w:szCs w:val="24"/>
          <w:lang w:eastAsia="zh-CN"/>
        </w:rPr>
        <w:t>性状：</w:t>
      </w:r>
      <w:r>
        <w:rPr>
          <w:rFonts w:ascii="Times New Roman" w:hAnsi="Times New Roman"/>
          <w:bCs/>
          <w:sz w:val="24"/>
          <w:szCs w:val="24"/>
          <w:lang w:eastAsia="zh-CN"/>
        </w:rPr>
        <w:tab/>
      </w:r>
      <w:r>
        <w:rPr>
          <w:rFonts w:ascii="Times New Roman" w:hAnsi="Times New Roman" w:hint="eastAsia"/>
          <w:bCs/>
          <w:sz w:val="24"/>
          <w:szCs w:val="24"/>
          <w:lang w:eastAsia="zh-CN"/>
        </w:rPr>
        <w:t>无色澄明液体</w:t>
      </w:r>
    </w:p>
    <w:p w14:paraId="139F6AB4" w14:textId="5D329893" w:rsidR="003205D9" w:rsidRDefault="003205D9" w:rsidP="003205D9">
      <w:pPr>
        <w:tabs>
          <w:tab w:val="left" w:pos="2835"/>
        </w:tabs>
        <w:adjustRightInd w:val="0"/>
        <w:spacing w:line="360" w:lineRule="auto"/>
        <w:ind w:firstLineChars="200" w:firstLine="480"/>
        <w:jc w:val="both"/>
        <w:rPr>
          <w:rFonts w:ascii="Times New Roman" w:hAnsi="Times New Roman"/>
          <w:bCs/>
          <w:sz w:val="24"/>
          <w:szCs w:val="24"/>
          <w:highlight w:val="yellow"/>
          <w:lang w:eastAsia="zh-CN"/>
        </w:rPr>
      </w:pPr>
      <w:r>
        <w:rPr>
          <w:rFonts w:ascii="Times New Roman" w:hAnsi="Times New Roman" w:hint="eastAsia"/>
          <w:bCs/>
          <w:sz w:val="24"/>
          <w:szCs w:val="24"/>
          <w:lang w:eastAsia="zh-CN"/>
        </w:rPr>
        <w:t>含量：</w:t>
      </w:r>
      <w:r>
        <w:rPr>
          <w:rFonts w:ascii="Times New Roman" w:hAnsi="Times New Roman"/>
          <w:bCs/>
          <w:sz w:val="24"/>
          <w:szCs w:val="24"/>
          <w:lang w:eastAsia="zh-CN"/>
        </w:rPr>
        <w:tab/>
        <w:t>100.</w:t>
      </w:r>
      <w:r w:rsidR="002F2108">
        <w:rPr>
          <w:rFonts w:ascii="Times New Roman" w:hAnsi="Times New Roman"/>
          <w:bCs/>
          <w:sz w:val="24"/>
          <w:szCs w:val="24"/>
          <w:lang w:eastAsia="zh-CN"/>
        </w:rPr>
        <w:t>8</w:t>
      </w:r>
      <w:r>
        <w:rPr>
          <w:rFonts w:ascii="Times New Roman" w:hAnsi="Times New Roman"/>
          <w:bCs/>
          <w:sz w:val="24"/>
          <w:szCs w:val="24"/>
          <w:lang w:eastAsia="zh-CN"/>
        </w:rPr>
        <w:t>%</w:t>
      </w:r>
    </w:p>
    <w:p w14:paraId="65CD2A4B" w14:textId="77777777" w:rsidR="003205D9" w:rsidRDefault="003205D9" w:rsidP="003205D9">
      <w:pPr>
        <w:tabs>
          <w:tab w:val="left" w:pos="2835"/>
        </w:tabs>
        <w:adjustRightInd w:val="0"/>
        <w:spacing w:line="360" w:lineRule="auto"/>
        <w:ind w:firstLineChars="200" w:firstLine="480"/>
        <w:jc w:val="both"/>
        <w:rPr>
          <w:rFonts w:ascii="Times New Roman" w:hAnsi="Times New Roman"/>
          <w:bCs/>
          <w:sz w:val="24"/>
          <w:szCs w:val="24"/>
          <w:highlight w:val="yellow"/>
          <w:lang w:eastAsia="zh-CN"/>
        </w:rPr>
      </w:pPr>
      <w:r>
        <w:rPr>
          <w:rFonts w:ascii="Times New Roman" w:hAnsi="Times New Roman" w:hint="eastAsia"/>
          <w:bCs/>
          <w:sz w:val="24"/>
          <w:szCs w:val="24"/>
          <w:lang w:eastAsia="zh-CN"/>
        </w:rPr>
        <w:t>规格：</w:t>
      </w:r>
      <w:r>
        <w:rPr>
          <w:rFonts w:ascii="Times New Roman" w:hAnsi="Times New Roman"/>
          <w:bCs/>
          <w:sz w:val="24"/>
          <w:szCs w:val="24"/>
          <w:lang w:eastAsia="zh-CN"/>
        </w:rPr>
        <w:tab/>
        <w:t xml:space="preserve">5 </w:t>
      </w:r>
      <w:r>
        <w:rPr>
          <w:rFonts w:ascii="Times New Roman" w:hAnsi="Times New Roman" w:hint="eastAsia"/>
          <w:bCs/>
          <w:sz w:val="24"/>
          <w:szCs w:val="24"/>
          <w:lang w:eastAsia="zh-CN"/>
        </w:rPr>
        <w:t>m</w:t>
      </w:r>
      <w:r>
        <w:rPr>
          <w:rFonts w:ascii="Times New Roman" w:hAnsi="Times New Roman"/>
          <w:bCs/>
          <w:sz w:val="24"/>
          <w:szCs w:val="24"/>
          <w:lang w:eastAsia="zh-CN"/>
        </w:rPr>
        <w:t>L: 150 mg</w:t>
      </w:r>
    </w:p>
    <w:p w14:paraId="0ADC7436" w14:textId="77777777" w:rsidR="003205D9" w:rsidRDefault="003205D9" w:rsidP="003205D9">
      <w:pPr>
        <w:tabs>
          <w:tab w:val="left" w:pos="2835"/>
        </w:tabs>
        <w:adjustRightInd w:val="0"/>
        <w:spacing w:line="360" w:lineRule="auto"/>
        <w:ind w:firstLineChars="200" w:firstLine="480"/>
        <w:jc w:val="both"/>
        <w:rPr>
          <w:rFonts w:ascii="Times New Roman" w:hAnsi="Times New Roman"/>
          <w:bCs/>
          <w:sz w:val="24"/>
          <w:szCs w:val="24"/>
          <w:lang w:eastAsia="zh-CN"/>
        </w:rPr>
      </w:pPr>
      <w:r>
        <w:rPr>
          <w:rFonts w:ascii="Times New Roman" w:hAnsi="Times New Roman" w:hint="eastAsia"/>
          <w:bCs/>
          <w:sz w:val="24"/>
          <w:szCs w:val="24"/>
          <w:lang w:eastAsia="zh-CN"/>
        </w:rPr>
        <w:t>保存条件：</w:t>
      </w:r>
      <w:r>
        <w:rPr>
          <w:rFonts w:ascii="Times New Roman" w:hAnsi="Times New Roman"/>
          <w:bCs/>
          <w:sz w:val="24"/>
          <w:szCs w:val="24"/>
          <w:lang w:eastAsia="zh-CN"/>
        </w:rPr>
        <w:tab/>
      </w:r>
      <w:r>
        <w:rPr>
          <w:rFonts w:ascii="Times New Roman" w:hAnsi="Times New Roman" w:hint="eastAsia"/>
          <w:bCs/>
          <w:sz w:val="24"/>
          <w:szCs w:val="24"/>
          <w:lang w:eastAsia="zh-CN"/>
        </w:rPr>
        <w:t>遮光、密闭、</w:t>
      </w:r>
      <w:r>
        <w:rPr>
          <w:rFonts w:ascii="Times New Roman" w:hAnsi="Times New Roman" w:hint="eastAsia"/>
          <w:bCs/>
          <w:sz w:val="24"/>
          <w:szCs w:val="24"/>
          <w:lang w:eastAsia="zh-CN"/>
        </w:rPr>
        <w:t>2~8</w:t>
      </w:r>
      <w:r>
        <w:rPr>
          <w:rFonts w:ascii="Times New Roman" w:hAnsi="Times New Roman"/>
          <w:bCs/>
          <w:sz w:val="24"/>
          <w:szCs w:val="24"/>
          <w:lang w:eastAsia="zh-CN"/>
        </w:rPr>
        <w:t>℃</w:t>
      </w:r>
      <w:r>
        <w:rPr>
          <w:rFonts w:ascii="Times New Roman" w:hAnsi="Times New Roman" w:hint="eastAsia"/>
          <w:bCs/>
          <w:sz w:val="24"/>
          <w:szCs w:val="24"/>
          <w:lang w:eastAsia="zh-CN"/>
        </w:rPr>
        <w:t>保存</w:t>
      </w:r>
    </w:p>
    <w:p w14:paraId="466303D9" w14:textId="71CDDF75" w:rsidR="003205D9" w:rsidRDefault="003205D9" w:rsidP="003205D9">
      <w:pPr>
        <w:tabs>
          <w:tab w:val="left" w:pos="2835"/>
        </w:tabs>
        <w:adjustRightInd w:val="0"/>
        <w:spacing w:line="360" w:lineRule="auto"/>
        <w:ind w:firstLineChars="200" w:firstLine="480"/>
        <w:jc w:val="both"/>
        <w:rPr>
          <w:rFonts w:ascii="Times New Roman" w:hAnsi="Times New Roman"/>
          <w:bCs/>
          <w:sz w:val="24"/>
          <w:szCs w:val="24"/>
          <w:lang w:eastAsia="zh-CN"/>
        </w:rPr>
      </w:pPr>
      <w:r>
        <w:rPr>
          <w:rFonts w:ascii="Times New Roman" w:hAnsi="Times New Roman"/>
          <w:bCs/>
          <w:sz w:val="24"/>
          <w:szCs w:val="24"/>
          <w:lang w:eastAsia="zh-CN"/>
        </w:rPr>
        <w:t>有效期至：</w:t>
      </w:r>
      <w:r>
        <w:rPr>
          <w:rFonts w:ascii="Times New Roman" w:hAnsi="Times New Roman"/>
          <w:bCs/>
          <w:sz w:val="24"/>
          <w:szCs w:val="24"/>
          <w:lang w:eastAsia="zh-CN"/>
        </w:rPr>
        <w:tab/>
        <w:t>2027</w:t>
      </w:r>
      <w:r>
        <w:rPr>
          <w:rFonts w:ascii="Times New Roman" w:hAnsi="Times New Roman" w:hint="eastAsia"/>
          <w:bCs/>
          <w:sz w:val="24"/>
          <w:szCs w:val="24"/>
          <w:lang w:eastAsia="zh-CN"/>
        </w:rPr>
        <w:t>年</w:t>
      </w:r>
      <w:r w:rsidR="002F2108">
        <w:rPr>
          <w:rFonts w:ascii="Times New Roman" w:hAnsi="Times New Roman"/>
          <w:bCs/>
          <w:sz w:val="24"/>
          <w:szCs w:val="24"/>
          <w:lang w:eastAsia="zh-CN"/>
        </w:rPr>
        <w:t>06</w:t>
      </w:r>
      <w:r>
        <w:rPr>
          <w:rFonts w:ascii="Times New Roman" w:hAnsi="Times New Roman" w:hint="eastAsia"/>
          <w:bCs/>
          <w:sz w:val="24"/>
          <w:szCs w:val="24"/>
          <w:lang w:eastAsia="zh-CN"/>
        </w:rPr>
        <w:t>月</w:t>
      </w:r>
      <w:r>
        <w:rPr>
          <w:rFonts w:ascii="Times New Roman" w:hAnsi="Times New Roman" w:hint="eastAsia"/>
          <w:bCs/>
          <w:sz w:val="24"/>
          <w:szCs w:val="24"/>
          <w:lang w:eastAsia="zh-CN"/>
        </w:rPr>
        <w:t>30</w:t>
      </w:r>
      <w:r>
        <w:rPr>
          <w:rFonts w:ascii="Times New Roman" w:hAnsi="Times New Roman" w:hint="eastAsia"/>
          <w:bCs/>
          <w:sz w:val="24"/>
          <w:szCs w:val="24"/>
          <w:lang w:eastAsia="zh-CN"/>
        </w:rPr>
        <w:t>日</w:t>
      </w:r>
    </w:p>
    <w:p w14:paraId="14A44767" w14:textId="77777777" w:rsidR="00EA70DD" w:rsidRPr="00CB0BBF" w:rsidRDefault="00A42C0E">
      <w:pPr>
        <w:widowControl w:val="0"/>
        <w:tabs>
          <w:tab w:val="left" w:pos="2580"/>
        </w:tabs>
        <w:adjustRightInd w:val="0"/>
        <w:spacing w:line="360" w:lineRule="auto"/>
        <w:ind w:firstLineChars="200" w:firstLine="420"/>
        <w:jc w:val="both"/>
        <w:rPr>
          <w:rFonts w:ascii="Times New Roman" w:hAnsi="Times New Roman"/>
          <w:bCs/>
          <w:i/>
          <w:sz w:val="21"/>
          <w:szCs w:val="21"/>
          <w:lang w:eastAsia="zh-CN"/>
        </w:rPr>
      </w:pPr>
      <w:r w:rsidRPr="00CB0BBF">
        <w:rPr>
          <w:rFonts w:ascii="Times New Roman" w:hAnsi="Times New Roman"/>
          <w:bCs/>
          <w:i/>
          <w:sz w:val="21"/>
          <w:szCs w:val="21"/>
          <w:lang w:eastAsia="zh-CN"/>
        </w:rPr>
        <w:t>注：供试品关键信息（如批号、保存条件、有效期和参与浓度折算的相关参数）更新，以方案变更的形式呈现，其他参数更新则在总结报告中呈现。</w:t>
      </w:r>
    </w:p>
    <w:p w14:paraId="7C4D4DC1" w14:textId="05F877FF" w:rsidR="00EA70DD" w:rsidRPr="00CB0BBF" w:rsidRDefault="00A42C0E">
      <w:pPr>
        <w:pStyle w:val="2"/>
        <w:keepNext w:val="0"/>
        <w:widowControl w:val="0"/>
        <w:numPr>
          <w:ilvl w:val="1"/>
          <w:numId w:val="5"/>
        </w:numPr>
        <w:spacing w:beforeLines="100" w:before="312" w:after="0" w:line="360" w:lineRule="auto"/>
        <w:ind w:left="357" w:hanging="357"/>
        <w:rPr>
          <w:bCs/>
          <w:szCs w:val="24"/>
          <w:lang w:eastAsia="zh-CN"/>
        </w:rPr>
      </w:pPr>
      <w:bookmarkStart w:id="58" w:name="_Toc207615310"/>
      <w:bookmarkStart w:id="59" w:name="_Toc75706171"/>
      <w:bookmarkEnd w:id="56"/>
      <w:bookmarkEnd w:id="57"/>
      <w:r w:rsidRPr="00CB0BBF">
        <w:rPr>
          <w:bCs/>
          <w:szCs w:val="24"/>
          <w:lang w:eastAsia="zh-CN"/>
        </w:rPr>
        <w:t>阴性对照品</w:t>
      </w:r>
      <w:bookmarkEnd w:id="58"/>
    </w:p>
    <w:p w14:paraId="3CACE9BD" w14:textId="77777777" w:rsidR="00EA70DD" w:rsidRPr="00CB0BBF" w:rsidRDefault="00A42C0E">
      <w:pPr>
        <w:tabs>
          <w:tab w:val="left" w:pos="2954"/>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lang w:eastAsia="zh-TW"/>
        </w:rPr>
        <w:t>名称：</w:t>
      </w:r>
      <w:r w:rsidRPr="00CB0BBF">
        <w:rPr>
          <w:rFonts w:ascii="Times New Roman" w:hAnsi="Times New Roman"/>
          <w:sz w:val="24"/>
          <w:szCs w:val="24"/>
          <w:lang w:eastAsia="zh-TW"/>
        </w:rPr>
        <w:tab/>
        <w:t>0.9%</w:t>
      </w:r>
      <w:r w:rsidRPr="00CB0BBF">
        <w:rPr>
          <w:rFonts w:ascii="Times New Roman" w:hAnsi="Times New Roman"/>
          <w:sz w:val="24"/>
          <w:szCs w:val="24"/>
          <w:lang w:eastAsia="zh-TW"/>
        </w:rPr>
        <w:t>氯化钠注射液</w:t>
      </w:r>
    </w:p>
    <w:p w14:paraId="508FBE9E" w14:textId="0D8E17A8" w:rsidR="00EA70DD" w:rsidRPr="00CB0BBF" w:rsidRDefault="00A42C0E">
      <w:pPr>
        <w:tabs>
          <w:tab w:val="left" w:pos="2954"/>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TW"/>
        </w:rPr>
        <w:lastRenderedPageBreak/>
        <w:t>批号：</w:t>
      </w:r>
      <w:r w:rsidRPr="00CB0BBF">
        <w:rPr>
          <w:rFonts w:ascii="Times New Roman" w:hAnsi="Times New Roman"/>
          <w:sz w:val="24"/>
          <w:szCs w:val="24"/>
          <w:lang w:eastAsia="zh-TW"/>
        </w:rPr>
        <w:tab/>
      </w:r>
      <w:r w:rsidR="00AD480F">
        <w:rPr>
          <w:rFonts w:ascii="Times New Roman" w:hAnsi="Times New Roman"/>
          <w:sz w:val="24"/>
          <w:szCs w:val="24"/>
          <w:lang w:eastAsia="zh-TW"/>
        </w:rPr>
        <w:t>D25050502</w:t>
      </w:r>
    </w:p>
    <w:p w14:paraId="35908DC3" w14:textId="131C9B35" w:rsidR="00EA70DD" w:rsidRPr="00CB0BBF" w:rsidRDefault="00A42C0E">
      <w:pPr>
        <w:tabs>
          <w:tab w:val="left" w:pos="2954"/>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lang w:eastAsia="zh-TW"/>
        </w:rPr>
        <w:t>来源：</w:t>
      </w:r>
      <w:r w:rsidRPr="00CB0BBF">
        <w:rPr>
          <w:rFonts w:ascii="Times New Roman" w:hAnsi="Times New Roman"/>
          <w:sz w:val="24"/>
          <w:szCs w:val="24"/>
          <w:lang w:eastAsia="zh-TW"/>
        </w:rPr>
        <w:tab/>
      </w:r>
      <w:r w:rsidR="00AD480F">
        <w:rPr>
          <w:rFonts w:ascii="Times New Roman" w:hAnsi="Times New Roman" w:hint="eastAsia"/>
          <w:sz w:val="24"/>
          <w:szCs w:val="24"/>
          <w:lang w:eastAsia="zh-CN"/>
        </w:rPr>
        <w:t>江西</w:t>
      </w:r>
      <w:r w:rsidR="00AD480F" w:rsidRPr="00CB0BBF">
        <w:rPr>
          <w:rFonts w:ascii="Times New Roman" w:hAnsi="Times New Roman"/>
          <w:sz w:val="24"/>
          <w:szCs w:val="24"/>
          <w:lang w:eastAsia="zh-TW"/>
        </w:rPr>
        <w:t>科伦药业有限公司</w:t>
      </w:r>
    </w:p>
    <w:p w14:paraId="059B4DEE" w14:textId="621813D6" w:rsidR="00EA70DD" w:rsidRPr="00CB0BBF" w:rsidRDefault="00A42C0E">
      <w:pPr>
        <w:tabs>
          <w:tab w:val="left" w:pos="2954"/>
        </w:tabs>
        <w:adjustRightInd w:val="0"/>
        <w:spacing w:line="360" w:lineRule="auto"/>
        <w:ind w:firstLineChars="200" w:firstLine="480"/>
        <w:jc w:val="both"/>
        <w:rPr>
          <w:rFonts w:ascii="Times New Roman" w:hAnsi="Times New Roman"/>
          <w:sz w:val="24"/>
          <w:szCs w:val="24"/>
          <w:lang w:eastAsia="zh-TW"/>
        </w:rPr>
      </w:pPr>
      <w:r w:rsidRPr="00CB0BBF">
        <w:rPr>
          <w:rFonts w:ascii="Times New Roman" w:hAnsi="Times New Roman"/>
          <w:sz w:val="24"/>
          <w:szCs w:val="24"/>
          <w:lang w:eastAsia="zh-TW"/>
        </w:rPr>
        <w:t>保存条件：</w:t>
      </w:r>
      <w:r w:rsidRPr="00CB0BBF">
        <w:rPr>
          <w:rFonts w:ascii="Times New Roman" w:hAnsi="Times New Roman"/>
          <w:sz w:val="24"/>
          <w:szCs w:val="24"/>
          <w:lang w:eastAsia="zh-TW"/>
        </w:rPr>
        <w:tab/>
      </w:r>
      <w:r w:rsidR="00AD480F">
        <w:rPr>
          <w:rFonts w:ascii="Times New Roman" w:hAnsi="Times New Roman" w:hint="eastAsia"/>
          <w:sz w:val="24"/>
          <w:szCs w:val="24"/>
          <w:lang w:eastAsia="zh-CN"/>
        </w:rPr>
        <w:t>室温，密闭</w:t>
      </w:r>
    </w:p>
    <w:p w14:paraId="32096001" w14:textId="71D72297" w:rsidR="00EA70DD" w:rsidRPr="00CB0BBF" w:rsidRDefault="00A42C0E">
      <w:pPr>
        <w:tabs>
          <w:tab w:val="left" w:pos="2954"/>
        </w:tabs>
        <w:adjustRightInd w:val="0"/>
        <w:spacing w:line="360" w:lineRule="auto"/>
        <w:ind w:firstLineChars="200" w:firstLine="480"/>
        <w:jc w:val="both"/>
        <w:rPr>
          <w:rFonts w:ascii="Times New Roman" w:eastAsia="PMingLiU" w:hAnsi="Times New Roman"/>
          <w:sz w:val="24"/>
          <w:szCs w:val="24"/>
          <w:lang w:eastAsia="zh-TW"/>
        </w:rPr>
      </w:pPr>
      <w:r w:rsidRPr="00CB0BBF">
        <w:rPr>
          <w:rFonts w:ascii="Times New Roman" w:hAnsi="Times New Roman"/>
          <w:sz w:val="24"/>
          <w:szCs w:val="24"/>
          <w:lang w:eastAsia="zh-TW"/>
        </w:rPr>
        <w:t>有效期至：</w:t>
      </w:r>
      <w:r w:rsidRPr="00CB0BBF">
        <w:rPr>
          <w:rFonts w:ascii="Times New Roman" w:hAnsi="Times New Roman"/>
          <w:sz w:val="24"/>
          <w:szCs w:val="24"/>
          <w:lang w:eastAsia="zh-TW"/>
        </w:rPr>
        <w:tab/>
      </w:r>
      <w:r w:rsidR="00AD480F">
        <w:rPr>
          <w:rFonts w:ascii="Times New Roman" w:hAnsi="Times New Roman"/>
          <w:sz w:val="24"/>
          <w:szCs w:val="24"/>
          <w:lang w:eastAsia="zh-TW"/>
        </w:rPr>
        <w:t>2028</w:t>
      </w:r>
      <w:r w:rsidR="00AD480F" w:rsidRPr="00CB0BBF">
        <w:rPr>
          <w:rFonts w:ascii="Times New Roman" w:hAnsi="Times New Roman"/>
          <w:sz w:val="24"/>
          <w:szCs w:val="24"/>
          <w:lang w:eastAsia="zh-TW"/>
        </w:rPr>
        <w:t>年</w:t>
      </w:r>
      <w:r w:rsidR="00AD480F">
        <w:rPr>
          <w:rFonts w:ascii="Times New Roman" w:hAnsi="Times New Roman"/>
          <w:sz w:val="24"/>
          <w:szCs w:val="24"/>
          <w:lang w:eastAsia="zh-TW"/>
        </w:rPr>
        <w:t>04</w:t>
      </w:r>
      <w:r w:rsidR="00AD480F" w:rsidRPr="00CB0BBF">
        <w:rPr>
          <w:rFonts w:ascii="Times New Roman" w:hAnsi="Times New Roman"/>
          <w:sz w:val="24"/>
          <w:szCs w:val="24"/>
          <w:lang w:eastAsia="zh-TW"/>
        </w:rPr>
        <w:t>月</w:t>
      </w:r>
      <w:r w:rsidR="00AD480F">
        <w:rPr>
          <w:rFonts w:ascii="Times New Roman" w:hAnsi="Times New Roman"/>
          <w:sz w:val="24"/>
          <w:szCs w:val="24"/>
          <w:lang w:eastAsia="zh-TW"/>
        </w:rPr>
        <w:t>30</w:t>
      </w:r>
      <w:r w:rsidR="00AD480F" w:rsidRPr="00CB0BBF">
        <w:rPr>
          <w:rFonts w:ascii="Times New Roman" w:hAnsi="Times New Roman"/>
          <w:sz w:val="24"/>
          <w:szCs w:val="24"/>
          <w:lang w:eastAsia="zh-TW"/>
        </w:rPr>
        <w:t>日</w:t>
      </w:r>
    </w:p>
    <w:p w14:paraId="2CB4D736" w14:textId="77777777" w:rsidR="00EA70DD" w:rsidRPr="00CB0BBF" w:rsidRDefault="00A42C0E">
      <w:pPr>
        <w:widowControl w:val="0"/>
        <w:tabs>
          <w:tab w:val="left" w:pos="2580"/>
        </w:tabs>
        <w:adjustRightInd w:val="0"/>
        <w:spacing w:line="360" w:lineRule="auto"/>
        <w:ind w:firstLineChars="200" w:firstLine="420"/>
        <w:jc w:val="both"/>
        <w:rPr>
          <w:rFonts w:ascii="Times New Roman" w:eastAsia="PMingLiU" w:hAnsi="Times New Roman"/>
          <w:sz w:val="24"/>
          <w:szCs w:val="24"/>
          <w:lang w:eastAsia="zh-CN"/>
        </w:rPr>
      </w:pPr>
      <w:r w:rsidRPr="00CB0BBF">
        <w:rPr>
          <w:rFonts w:ascii="Times New Roman" w:hAnsi="Times New Roman"/>
          <w:bCs/>
          <w:i/>
          <w:sz w:val="21"/>
          <w:szCs w:val="21"/>
          <w:lang w:eastAsia="zh-CN"/>
        </w:rPr>
        <w:t>注：如使用其他批号或信息更新，则在原始记录中记录，并呈现在总结报告中。</w:t>
      </w:r>
    </w:p>
    <w:p w14:paraId="30B10C15" w14:textId="77777777" w:rsidR="00EA70DD" w:rsidRPr="00CB0BBF" w:rsidRDefault="00A42C0E">
      <w:pPr>
        <w:pStyle w:val="2"/>
        <w:keepNext w:val="0"/>
        <w:widowControl w:val="0"/>
        <w:numPr>
          <w:ilvl w:val="1"/>
          <w:numId w:val="5"/>
        </w:numPr>
        <w:spacing w:beforeLines="100" w:before="312" w:after="0" w:line="360" w:lineRule="auto"/>
        <w:ind w:left="357" w:hanging="357"/>
        <w:rPr>
          <w:bCs/>
          <w:szCs w:val="24"/>
          <w:lang w:eastAsia="zh-CN"/>
        </w:rPr>
      </w:pPr>
      <w:bookmarkStart w:id="60" w:name="_Toc207615311"/>
      <w:r w:rsidRPr="00CB0BBF">
        <w:rPr>
          <w:bCs/>
          <w:szCs w:val="24"/>
          <w:lang w:eastAsia="zh-CN"/>
        </w:rPr>
        <w:t>阳性对照品</w:t>
      </w:r>
      <w:bookmarkEnd w:id="60"/>
    </w:p>
    <w:p w14:paraId="188906CF" w14:textId="77777777" w:rsidR="00264E0E" w:rsidRPr="00CB0BBF" w:rsidRDefault="00264E0E" w:rsidP="00264E0E">
      <w:pPr>
        <w:pStyle w:val="afd"/>
        <w:tabs>
          <w:tab w:val="left" w:pos="2954"/>
        </w:tabs>
        <w:adjustRightInd w:val="0"/>
        <w:spacing w:line="360" w:lineRule="auto"/>
        <w:ind w:left="360" w:firstLineChars="0" w:firstLine="0"/>
        <w:jc w:val="both"/>
        <w:rPr>
          <w:rFonts w:ascii="Times New Roman" w:hAnsi="Times New Roman"/>
          <w:sz w:val="24"/>
          <w:szCs w:val="24"/>
          <w:lang w:eastAsia="zh-TW"/>
        </w:rPr>
      </w:pPr>
      <w:r w:rsidRPr="00CB0BBF">
        <w:rPr>
          <w:rFonts w:ascii="Times New Roman" w:hAnsi="Times New Roman"/>
          <w:sz w:val="24"/>
          <w:szCs w:val="24"/>
          <w:lang w:eastAsia="zh-TW"/>
        </w:rPr>
        <w:t>名称：</w:t>
      </w:r>
      <w:r w:rsidRPr="00CB0BBF">
        <w:rPr>
          <w:rFonts w:ascii="Times New Roman" w:hAnsi="Times New Roman"/>
          <w:sz w:val="24"/>
          <w:szCs w:val="24"/>
          <w:lang w:eastAsia="zh-TW"/>
        </w:rPr>
        <w:tab/>
      </w:r>
      <w:r w:rsidRPr="00CB0BBF">
        <w:rPr>
          <w:rFonts w:ascii="Times New Roman" w:hAnsi="Times New Roman"/>
          <w:sz w:val="24"/>
          <w:szCs w:val="24"/>
          <w:lang w:eastAsia="zh-CN"/>
        </w:rPr>
        <w:t>Albumin from chicken egg white</w:t>
      </w:r>
    </w:p>
    <w:p w14:paraId="5BD6F882" w14:textId="77777777" w:rsidR="00264E0E" w:rsidRPr="00CB0BBF" w:rsidRDefault="00264E0E" w:rsidP="00264E0E">
      <w:pPr>
        <w:pStyle w:val="afd"/>
        <w:tabs>
          <w:tab w:val="left" w:pos="2954"/>
        </w:tabs>
        <w:adjustRightInd w:val="0"/>
        <w:spacing w:line="360" w:lineRule="auto"/>
        <w:ind w:left="360" w:firstLineChars="0" w:firstLine="0"/>
        <w:jc w:val="both"/>
        <w:rPr>
          <w:rFonts w:ascii="Times New Roman" w:hAnsi="Times New Roman"/>
          <w:sz w:val="24"/>
          <w:szCs w:val="24"/>
          <w:lang w:eastAsia="zh-CN"/>
        </w:rPr>
      </w:pPr>
      <w:r w:rsidRPr="00CB0BBF">
        <w:rPr>
          <w:rFonts w:ascii="Times New Roman" w:hAnsi="Times New Roman"/>
          <w:sz w:val="24"/>
          <w:szCs w:val="24"/>
          <w:lang w:eastAsia="zh-CN"/>
        </w:rPr>
        <w:t>来源</w:t>
      </w:r>
      <w:r w:rsidRPr="00CB0BBF">
        <w:rPr>
          <w:rFonts w:ascii="Times New Roman" w:hAnsi="Times New Roman"/>
          <w:sz w:val="24"/>
          <w:szCs w:val="24"/>
          <w:lang w:eastAsia="zh-TW"/>
        </w:rPr>
        <w:t>：</w:t>
      </w:r>
      <w:r w:rsidRPr="00CB0BBF">
        <w:rPr>
          <w:rFonts w:ascii="Times New Roman" w:hAnsi="Times New Roman"/>
          <w:sz w:val="24"/>
          <w:szCs w:val="24"/>
          <w:lang w:eastAsia="zh-TW"/>
        </w:rPr>
        <w:tab/>
      </w:r>
      <w:r>
        <w:rPr>
          <w:rFonts w:ascii="Times New Roman" w:hAnsi="Times New Roman"/>
          <w:sz w:val="24"/>
          <w:szCs w:val="24"/>
          <w:lang w:eastAsia="zh-CN"/>
        </w:rPr>
        <w:t>Aladdin</w:t>
      </w:r>
      <w:r>
        <w:rPr>
          <w:rFonts w:ascii="Times New Roman" w:hAnsi="Times New Roman" w:hint="eastAsia"/>
          <w:sz w:val="24"/>
          <w:szCs w:val="24"/>
          <w:lang w:eastAsia="zh-CN"/>
        </w:rPr>
        <w:t>®</w:t>
      </w:r>
      <w:r>
        <w:rPr>
          <w:rFonts w:ascii="Times New Roman"/>
          <w:sz w:val="24"/>
        </w:rPr>
        <w:t>Shanghai Aladdin Biochemical Technology Co.,LTD</w:t>
      </w:r>
      <w:r w:rsidDel="00CC1127">
        <w:rPr>
          <w:rFonts w:ascii="Times New Roman"/>
          <w:sz w:val="24"/>
        </w:rPr>
        <w:t xml:space="preserve"> </w:t>
      </w:r>
    </w:p>
    <w:p w14:paraId="61086DBD" w14:textId="77777777" w:rsidR="00264E0E" w:rsidRPr="00CB0BBF" w:rsidRDefault="00264E0E" w:rsidP="00264E0E">
      <w:pPr>
        <w:pStyle w:val="afd"/>
        <w:tabs>
          <w:tab w:val="left" w:pos="2954"/>
        </w:tabs>
        <w:adjustRightInd w:val="0"/>
        <w:spacing w:line="360" w:lineRule="auto"/>
        <w:ind w:left="360" w:firstLineChars="0" w:firstLine="0"/>
        <w:jc w:val="both"/>
        <w:rPr>
          <w:rFonts w:ascii="Times New Roman" w:hAnsi="Times New Roman"/>
          <w:sz w:val="24"/>
          <w:szCs w:val="24"/>
          <w:lang w:eastAsia="zh-CN"/>
        </w:rPr>
      </w:pPr>
      <w:r w:rsidRPr="00CB0BBF">
        <w:rPr>
          <w:rFonts w:ascii="Times New Roman" w:hAnsi="Times New Roman"/>
          <w:sz w:val="24"/>
          <w:szCs w:val="24"/>
          <w:lang w:eastAsia="zh-TW"/>
        </w:rPr>
        <w:t>批号：</w:t>
      </w:r>
      <w:r w:rsidRPr="00CB0BBF">
        <w:rPr>
          <w:rFonts w:ascii="Times New Roman" w:hAnsi="Times New Roman"/>
          <w:sz w:val="24"/>
          <w:szCs w:val="24"/>
          <w:lang w:eastAsia="zh-TW"/>
        </w:rPr>
        <w:tab/>
      </w:r>
      <w:r>
        <w:rPr>
          <w:rFonts w:ascii="Times New Roman"/>
          <w:sz w:val="24"/>
        </w:rPr>
        <w:t>D2501674</w:t>
      </w:r>
    </w:p>
    <w:p w14:paraId="1B66D5B0" w14:textId="77777777" w:rsidR="00264E0E" w:rsidRPr="00CB0BBF" w:rsidRDefault="00264E0E" w:rsidP="00264E0E">
      <w:pPr>
        <w:pStyle w:val="afd"/>
        <w:tabs>
          <w:tab w:val="left" w:pos="2954"/>
        </w:tabs>
        <w:adjustRightInd w:val="0"/>
        <w:spacing w:line="360" w:lineRule="auto"/>
        <w:ind w:left="360" w:firstLineChars="0" w:firstLine="0"/>
        <w:jc w:val="both"/>
        <w:rPr>
          <w:rFonts w:ascii="Times New Roman" w:hAnsi="Times New Roman"/>
          <w:sz w:val="24"/>
          <w:szCs w:val="24"/>
          <w:lang w:eastAsia="zh-CN"/>
        </w:rPr>
      </w:pPr>
      <w:r w:rsidRPr="00CB0BBF">
        <w:rPr>
          <w:rFonts w:ascii="Times New Roman" w:hAnsi="Times New Roman"/>
          <w:sz w:val="24"/>
          <w:szCs w:val="24"/>
          <w:lang w:eastAsia="zh-TW"/>
        </w:rPr>
        <w:t>保存条件：</w:t>
      </w:r>
      <w:r w:rsidRPr="00CB0BBF">
        <w:rPr>
          <w:rFonts w:ascii="Times New Roman" w:hAnsi="Times New Roman"/>
          <w:sz w:val="24"/>
          <w:szCs w:val="24"/>
          <w:lang w:eastAsia="zh-TW"/>
        </w:rPr>
        <w:tab/>
      </w:r>
      <w:r w:rsidRPr="00CB0BBF">
        <w:rPr>
          <w:rFonts w:ascii="Times New Roman" w:hAnsi="Times New Roman"/>
          <w:sz w:val="24"/>
          <w:szCs w:val="24"/>
          <w:lang w:eastAsia="zh-CN"/>
        </w:rPr>
        <w:t>2~8 °C</w:t>
      </w:r>
    </w:p>
    <w:p w14:paraId="5320753D" w14:textId="77777777" w:rsidR="00264E0E" w:rsidRPr="00CB0BBF" w:rsidRDefault="00264E0E" w:rsidP="00264E0E">
      <w:pPr>
        <w:pStyle w:val="afd"/>
        <w:tabs>
          <w:tab w:val="left" w:pos="2954"/>
        </w:tabs>
        <w:adjustRightInd w:val="0"/>
        <w:spacing w:line="360" w:lineRule="auto"/>
        <w:ind w:left="360" w:firstLineChars="0" w:firstLine="0"/>
        <w:jc w:val="both"/>
        <w:rPr>
          <w:rFonts w:ascii="Times New Roman" w:eastAsia="PMingLiU" w:hAnsi="Times New Roman"/>
          <w:sz w:val="24"/>
          <w:szCs w:val="24"/>
          <w:lang w:eastAsia="zh-TW"/>
        </w:rPr>
      </w:pPr>
      <w:r w:rsidRPr="00CB0BBF">
        <w:rPr>
          <w:rFonts w:ascii="Times New Roman" w:hAnsi="Times New Roman"/>
          <w:sz w:val="24"/>
          <w:szCs w:val="24"/>
          <w:lang w:eastAsia="zh-TW"/>
        </w:rPr>
        <w:t>有效期至：</w:t>
      </w:r>
      <w:r w:rsidRPr="00CB0BBF">
        <w:rPr>
          <w:rFonts w:ascii="Times New Roman" w:hAnsi="Times New Roman"/>
          <w:sz w:val="24"/>
          <w:szCs w:val="24"/>
          <w:lang w:eastAsia="zh-TW"/>
        </w:rPr>
        <w:tab/>
      </w:r>
      <w:r>
        <w:rPr>
          <w:rFonts w:ascii="Times New Roman" w:hAnsi="Times New Roman"/>
          <w:sz w:val="24"/>
          <w:szCs w:val="24"/>
          <w:lang w:eastAsia="zh-TW"/>
        </w:rPr>
        <w:t>2026.04.01</w:t>
      </w:r>
    </w:p>
    <w:p w14:paraId="149D8EE7" w14:textId="77777777" w:rsidR="00EA70DD" w:rsidRPr="00CB0BBF" w:rsidRDefault="00A42C0E">
      <w:pPr>
        <w:pStyle w:val="afd"/>
        <w:tabs>
          <w:tab w:val="left" w:pos="2552"/>
        </w:tabs>
        <w:adjustRightInd w:val="0"/>
        <w:ind w:left="360" w:firstLineChars="0" w:firstLine="0"/>
        <w:jc w:val="both"/>
        <w:rPr>
          <w:rFonts w:ascii="Times New Roman" w:hAnsi="Times New Roman"/>
          <w:sz w:val="24"/>
          <w:szCs w:val="24"/>
          <w:lang w:eastAsia="zh-CN"/>
        </w:rPr>
      </w:pPr>
      <w:r w:rsidRPr="00CB0BBF">
        <w:rPr>
          <w:rFonts w:ascii="Times New Roman" w:hAnsi="Times New Roman"/>
          <w:bCs/>
          <w:i/>
          <w:sz w:val="21"/>
          <w:szCs w:val="21"/>
          <w:lang w:eastAsia="zh-CN"/>
        </w:rPr>
        <w:t>注：如使用其他批号或信息更新，则在原始记录中记录，并呈现在总结报告中。</w:t>
      </w:r>
    </w:p>
    <w:p w14:paraId="7B7FED62" w14:textId="5EA6C182" w:rsidR="00EA70DD" w:rsidRPr="00CB0BBF" w:rsidRDefault="00A42C0E">
      <w:pPr>
        <w:pStyle w:val="2"/>
        <w:keepNext w:val="0"/>
        <w:widowControl w:val="0"/>
        <w:numPr>
          <w:ilvl w:val="1"/>
          <w:numId w:val="5"/>
        </w:numPr>
        <w:spacing w:beforeLines="100" w:before="312" w:after="0" w:line="360" w:lineRule="auto"/>
        <w:rPr>
          <w:bCs/>
          <w:szCs w:val="24"/>
          <w:lang w:eastAsia="zh-CN"/>
        </w:rPr>
      </w:pPr>
      <w:bookmarkStart w:id="61" w:name="_给药制剂的准备"/>
      <w:bookmarkStart w:id="62" w:name="_Toc22627126"/>
      <w:bookmarkStart w:id="63" w:name="_Toc22626312"/>
      <w:bookmarkStart w:id="64" w:name="_Toc207615312"/>
      <w:bookmarkEnd w:id="59"/>
      <w:bookmarkEnd w:id="61"/>
      <w:r w:rsidRPr="00CB0BBF">
        <w:rPr>
          <w:bCs/>
          <w:szCs w:val="24"/>
          <w:lang w:eastAsia="zh-CN"/>
        </w:rPr>
        <w:t>给药制剂的</w:t>
      </w:r>
      <w:r w:rsidR="002F2108">
        <w:rPr>
          <w:rFonts w:hint="eastAsia"/>
          <w:bCs/>
          <w:szCs w:val="24"/>
          <w:lang w:eastAsia="zh-CN"/>
        </w:rPr>
        <w:t>配制</w:t>
      </w:r>
      <w:bookmarkEnd w:id="62"/>
      <w:bookmarkEnd w:id="63"/>
      <w:bookmarkEnd w:id="64"/>
    </w:p>
    <w:p w14:paraId="75C2D504" w14:textId="509FF3BF" w:rsidR="00EA70DD" w:rsidRPr="0095441E" w:rsidRDefault="00A42C0E" w:rsidP="0095441E">
      <w:pPr>
        <w:pStyle w:val="afd"/>
        <w:numPr>
          <w:ilvl w:val="2"/>
          <w:numId w:val="12"/>
        </w:numPr>
        <w:spacing w:line="360" w:lineRule="auto"/>
        <w:ind w:left="567" w:firstLineChars="0"/>
        <w:jc w:val="both"/>
        <w:outlineLvl w:val="2"/>
        <w:rPr>
          <w:rFonts w:ascii="Times New Roman" w:hAnsi="Times New Roman"/>
          <w:b/>
          <w:bCs/>
          <w:sz w:val="24"/>
          <w:szCs w:val="24"/>
          <w:lang w:eastAsia="zh-CN"/>
        </w:rPr>
      </w:pPr>
      <w:bookmarkStart w:id="65" w:name="_Toc207615313"/>
      <w:r w:rsidRPr="0095441E">
        <w:rPr>
          <w:rFonts w:ascii="Times New Roman" w:hAnsi="Times New Roman"/>
          <w:b/>
          <w:bCs/>
          <w:sz w:val="24"/>
          <w:szCs w:val="24"/>
          <w:lang w:eastAsia="zh-CN"/>
        </w:rPr>
        <w:t>配制方法</w:t>
      </w:r>
      <w:bookmarkEnd w:id="65"/>
    </w:p>
    <w:p w14:paraId="4E72E394" w14:textId="41ADB8A6" w:rsidR="00EA70DD" w:rsidRPr="00CB0BBF" w:rsidRDefault="00A42C0E">
      <w:pPr>
        <w:adjustRightInd w:val="0"/>
        <w:spacing w:line="360" w:lineRule="auto"/>
        <w:ind w:firstLineChars="200" w:firstLine="480"/>
        <w:jc w:val="both"/>
        <w:rPr>
          <w:rFonts w:ascii="Times New Roman" w:hAnsi="Times New Roman"/>
          <w:bCs/>
          <w:iCs/>
          <w:sz w:val="24"/>
          <w:szCs w:val="24"/>
          <w:lang w:eastAsia="zh-CN"/>
        </w:rPr>
      </w:pPr>
      <w:r w:rsidRPr="00CB0BBF">
        <w:rPr>
          <w:rFonts w:ascii="Times New Roman" w:hAnsi="Times New Roman"/>
          <w:sz w:val="24"/>
          <w:szCs w:val="24"/>
          <w:lang w:eastAsia="zh-CN"/>
        </w:rPr>
        <w:t>给药制剂配制过程需在生物安全柜或洁净工作台内进行</w:t>
      </w:r>
      <w:r w:rsidR="00AD480F">
        <w:rPr>
          <w:rFonts w:ascii="Times New Roman" w:hAnsi="Times New Roman" w:hint="eastAsia"/>
          <w:sz w:val="24"/>
          <w:szCs w:val="24"/>
          <w:lang w:eastAsia="zh-CN"/>
        </w:rPr>
        <w:t>（阳性对照组称量除外）</w:t>
      </w:r>
      <w:r w:rsidRPr="00CB0BBF">
        <w:rPr>
          <w:rFonts w:ascii="Times New Roman" w:hAnsi="Times New Roman"/>
          <w:sz w:val="24"/>
          <w:szCs w:val="24"/>
          <w:lang w:eastAsia="zh-CN"/>
        </w:rPr>
        <w:t>，且所使用的试剂瓶等容器（量筒、烧杯、西林瓶）需经过灭菌处理。配制过程无需避光。</w:t>
      </w:r>
    </w:p>
    <w:p w14:paraId="2891789D" w14:textId="28203333" w:rsidR="00EA70DD" w:rsidRPr="00CB0BBF" w:rsidRDefault="00A42C0E">
      <w:pPr>
        <w:tabs>
          <w:tab w:val="left" w:pos="3240"/>
        </w:tabs>
        <w:spacing w:line="360" w:lineRule="auto"/>
        <w:ind w:firstLine="482"/>
        <w:jc w:val="both"/>
        <w:rPr>
          <w:rFonts w:ascii="Times New Roman" w:hAnsi="Times New Roman"/>
          <w:b/>
          <w:bCs/>
          <w:sz w:val="24"/>
          <w:lang w:eastAsia="zh-CN"/>
        </w:rPr>
      </w:pPr>
      <w:r w:rsidRPr="00CB0BBF">
        <w:rPr>
          <w:rFonts w:ascii="Times New Roman" w:hAnsi="Times New Roman"/>
          <w:b/>
          <w:sz w:val="24"/>
          <w:szCs w:val="24"/>
          <w:lang w:eastAsia="zh-CN"/>
        </w:rPr>
        <w:t>阴性对照组给药制剂</w:t>
      </w:r>
      <w:r w:rsidRPr="00CB0BBF">
        <w:rPr>
          <w:rFonts w:ascii="Times New Roman" w:hAnsi="Times New Roman"/>
          <w:b/>
          <w:bCs/>
          <w:sz w:val="24"/>
          <w:lang w:eastAsia="zh-CN"/>
        </w:rPr>
        <w:t>：</w:t>
      </w:r>
    </w:p>
    <w:p w14:paraId="6FCCDC53" w14:textId="4A4E0C49" w:rsidR="00EA70DD" w:rsidRPr="00EF2E36" w:rsidRDefault="00A42C0E" w:rsidP="00164E6A">
      <w:pPr>
        <w:adjustRightInd w:val="0"/>
        <w:spacing w:line="360" w:lineRule="auto"/>
        <w:ind w:firstLineChars="200" w:firstLine="480"/>
        <w:jc w:val="both"/>
        <w:rPr>
          <w:rFonts w:ascii="Times New Roman" w:hAnsi="Times New Roman"/>
          <w:sz w:val="24"/>
          <w:szCs w:val="24"/>
          <w:lang w:eastAsia="zh-CN"/>
        </w:rPr>
      </w:pPr>
      <w:r w:rsidRPr="00EF2E36">
        <w:rPr>
          <w:rFonts w:ascii="Times New Roman" w:hAnsi="Times New Roman"/>
          <w:sz w:val="24"/>
          <w:szCs w:val="24"/>
          <w:lang w:eastAsia="zh-CN"/>
        </w:rPr>
        <w:t>无需配制，直接分发所需体积的</w:t>
      </w:r>
      <w:r w:rsidRPr="00EF2E36">
        <w:rPr>
          <w:rFonts w:ascii="Times New Roman" w:hAnsi="Times New Roman"/>
          <w:sz w:val="24"/>
          <w:szCs w:val="24"/>
          <w:lang w:eastAsia="zh-CN"/>
        </w:rPr>
        <w:t>0.9%</w:t>
      </w:r>
      <w:r w:rsidRPr="00EF2E36">
        <w:rPr>
          <w:rFonts w:ascii="Times New Roman" w:hAnsi="Times New Roman"/>
          <w:sz w:val="24"/>
          <w:szCs w:val="24"/>
          <w:lang w:eastAsia="zh-CN"/>
        </w:rPr>
        <w:t>氯化钠注射液，即得</w:t>
      </w:r>
      <w:r w:rsidR="00ED2877" w:rsidRPr="00EF2E36">
        <w:rPr>
          <w:rFonts w:ascii="Times New Roman" w:hAnsi="Times New Roman" w:hint="eastAsia"/>
          <w:sz w:val="24"/>
          <w:szCs w:val="24"/>
          <w:lang w:eastAsia="zh-CN"/>
        </w:rPr>
        <w:t>阴性对照组给药制剂</w:t>
      </w:r>
      <w:r w:rsidRPr="00EF2E36">
        <w:rPr>
          <w:rFonts w:ascii="Times New Roman" w:hAnsi="Times New Roman"/>
          <w:sz w:val="24"/>
          <w:szCs w:val="24"/>
          <w:lang w:eastAsia="zh-CN"/>
        </w:rPr>
        <w:t>。</w:t>
      </w:r>
    </w:p>
    <w:p w14:paraId="69AB00B2" w14:textId="77777777" w:rsidR="009106FA" w:rsidRDefault="00EE53EB" w:rsidP="009106FA">
      <w:pPr>
        <w:pStyle w:val="Bullet"/>
        <w:tabs>
          <w:tab w:val="clear" w:pos="720"/>
          <w:tab w:val="left" w:pos="2880"/>
        </w:tabs>
        <w:spacing w:line="360" w:lineRule="auto"/>
        <w:ind w:leftChars="200" w:left="440" w:firstLine="0"/>
        <w:rPr>
          <w:szCs w:val="24"/>
          <w:lang w:eastAsia="zh-CN"/>
        </w:rPr>
      </w:pPr>
      <w:r>
        <w:rPr>
          <w:b/>
          <w:szCs w:val="24"/>
          <w:lang w:eastAsia="zh-CN"/>
        </w:rPr>
        <w:t>供试品组给药制剂</w:t>
      </w:r>
      <w:r>
        <w:rPr>
          <w:szCs w:val="24"/>
          <w:lang w:eastAsia="zh-CN"/>
        </w:rPr>
        <w:t>：</w:t>
      </w:r>
    </w:p>
    <w:p w14:paraId="4E752927" w14:textId="4ACFD5E7" w:rsidR="009106FA" w:rsidRPr="00164E6A" w:rsidRDefault="002F2108" w:rsidP="00164E6A">
      <w:pPr>
        <w:adjustRightInd w:val="0"/>
        <w:spacing w:line="360" w:lineRule="auto"/>
        <w:ind w:firstLineChars="200" w:firstLine="480"/>
        <w:jc w:val="both"/>
        <w:rPr>
          <w:rFonts w:ascii="Times New Roman" w:hAnsi="Times New Roman"/>
          <w:sz w:val="24"/>
          <w:szCs w:val="24"/>
          <w:lang w:eastAsia="zh-CN"/>
        </w:rPr>
      </w:pPr>
      <w:r w:rsidRPr="00164E6A">
        <w:rPr>
          <w:rFonts w:ascii="Times New Roman" w:hAnsi="Times New Roman" w:hint="eastAsia"/>
          <w:sz w:val="24"/>
          <w:szCs w:val="24"/>
          <w:lang w:eastAsia="zh-CN"/>
        </w:rPr>
        <w:t>用</w:t>
      </w:r>
      <w:r w:rsidRPr="00164E6A">
        <w:rPr>
          <w:rFonts w:ascii="Times New Roman" w:hAnsi="Times New Roman" w:hint="eastAsia"/>
          <w:sz w:val="24"/>
          <w:szCs w:val="24"/>
          <w:lang w:eastAsia="zh-CN"/>
        </w:rPr>
        <w:t>0.22</w:t>
      </w:r>
      <w:r w:rsidRPr="00164E6A">
        <w:rPr>
          <w:rFonts w:ascii="Times New Roman" w:hAnsi="Times New Roman"/>
          <w:sz w:val="24"/>
          <w:szCs w:val="24"/>
          <w:lang w:eastAsia="zh-CN"/>
        </w:rPr>
        <w:t xml:space="preserve"> μ</w:t>
      </w:r>
      <w:r w:rsidRPr="00164E6A">
        <w:rPr>
          <w:rFonts w:ascii="Times New Roman" w:hAnsi="Times New Roman" w:hint="eastAsia"/>
          <w:sz w:val="24"/>
          <w:szCs w:val="24"/>
          <w:lang w:eastAsia="zh-CN"/>
        </w:rPr>
        <w:t>m</w:t>
      </w:r>
      <w:r w:rsidRPr="00164E6A">
        <w:rPr>
          <w:rFonts w:ascii="Times New Roman" w:hAnsi="Times New Roman"/>
          <w:sz w:val="24"/>
          <w:szCs w:val="24"/>
          <w:lang w:eastAsia="zh-CN"/>
        </w:rPr>
        <w:t xml:space="preserve"> PES</w:t>
      </w:r>
      <w:r w:rsidRPr="00164E6A">
        <w:rPr>
          <w:rFonts w:ascii="Times New Roman" w:hAnsi="Times New Roman" w:hint="eastAsia"/>
          <w:sz w:val="24"/>
          <w:szCs w:val="24"/>
          <w:lang w:eastAsia="zh-CN"/>
        </w:rPr>
        <w:t>滤膜过滤（弃去前端约</w:t>
      </w:r>
      <w:r w:rsidRPr="00164E6A">
        <w:rPr>
          <w:rFonts w:ascii="Times New Roman" w:hAnsi="Times New Roman" w:hint="eastAsia"/>
          <w:sz w:val="24"/>
          <w:szCs w:val="24"/>
          <w:lang w:eastAsia="zh-CN"/>
        </w:rPr>
        <w:t>1</w:t>
      </w:r>
      <w:r w:rsidRPr="00164E6A">
        <w:rPr>
          <w:rFonts w:ascii="Times New Roman" w:hAnsi="Times New Roman"/>
          <w:sz w:val="24"/>
          <w:szCs w:val="24"/>
          <w:lang w:eastAsia="zh-CN"/>
        </w:rPr>
        <w:t xml:space="preserve"> </w:t>
      </w:r>
      <w:r w:rsidRPr="00164E6A">
        <w:rPr>
          <w:rFonts w:ascii="Times New Roman" w:hAnsi="Times New Roman" w:hint="eastAsia"/>
          <w:sz w:val="24"/>
          <w:szCs w:val="24"/>
          <w:lang w:eastAsia="zh-CN"/>
        </w:rPr>
        <w:t>m</w:t>
      </w:r>
      <w:r w:rsidRPr="00164E6A">
        <w:rPr>
          <w:rFonts w:ascii="Times New Roman" w:hAnsi="Times New Roman"/>
          <w:sz w:val="24"/>
          <w:szCs w:val="24"/>
          <w:lang w:eastAsia="zh-CN"/>
        </w:rPr>
        <w:t>L</w:t>
      </w:r>
      <w:r w:rsidRPr="00164E6A">
        <w:rPr>
          <w:rFonts w:ascii="Times New Roman" w:hAnsi="Times New Roman"/>
          <w:sz w:val="24"/>
          <w:szCs w:val="24"/>
          <w:lang w:eastAsia="zh-CN"/>
        </w:rPr>
        <w:t>，</w:t>
      </w:r>
      <w:r w:rsidRPr="00164E6A">
        <w:rPr>
          <w:rFonts w:ascii="Times New Roman" w:hAnsi="Times New Roman" w:hint="eastAsia"/>
          <w:sz w:val="24"/>
          <w:szCs w:val="24"/>
          <w:lang w:eastAsia="zh-CN"/>
        </w:rPr>
        <w:t>取续滤液）</w:t>
      </w:r>
      <w:r w:rsidR="009106FA" w:rsidRPr="00164E6A">
        <w:rPr>
          <w:rFonts w:ascii="Times New Roman" w:hAnsi="Times New Roman" w:hint="eastAsia"/>
          <w:sz w:val="24"/>
          <w:szCs w:val="24"/>
          <w:lang w:eastAsia="zh-CN"/>
        </w:rPr>
        <w:t>所需量的供试品</w:t>
      </w:r>
      <w:r w:rsidRPr="00164E6A">
        <w:rPr>
          <w:rFonts w:ascii="Times New Roman" w:hAnsi="Times New Roman" w:hint="eastAsia"/>
          <w:sz w:val="24"/>
          <w:szCs w:val="24"/>
          <w:lang w:eastAsia="zh-CN"/>
        </w:rPr>
        <w:t>至灭菌容器中，</w:t>
      </w:r>
      <w:r w:rsidR="009106FA" w:rsidRPr="00164E6A">
        <w:rPr>
          <w:rFonts w:ascii="Times New Roman" w:hAnsi="Times New Roman" w:hint="eastAsia"/>
          <w:sz w:val="24"/>
          <w:szCs w:val="24"/>
          <w:lang w:eastAsia="zh-CN"/>
        </w:rPr>
        <w:t>即得供试品组给药制剂。</w:t>
      </w:r>
    </w:p>
    <w:p w14:paraId="2621D640" w14:textId="19C24F9E" w:rsidR="00EA70DD" w:rsidRPr="00CB0BBF" w:rsidRDefault="00A42C0E" w:rsidP="009106FA">
      <w:pPr>
        <w:widowControl w:val="0"/>
        <w:suppressAutoHyphens/>
        <w:autoSpaceDE w:val="0"/>
        <w:autoSpaceDN w:val="0"/>
        <w:adjustRightInd w:val="0"/>
        <w:spacing w:line="360" w:lineRule="auto"/>
        <w:ind w:firstLineChars="200" w:firstLine="482"/>
        <w:jc w:val="both"/>
        <w:rPr>
          <w:rFonts w:ascii="Times New Roman" w:hAnsi="Times New Roman"/>
          <w:b/>
          <w:color w:val="000000"/>
          <w:sz w:val="24"/>
          <w:szCs w:val="24"/>
          <w:lang w:eastAsia="zh-CN"/>
        </w:rPr>
      </w:pPr>
      <w:r w:rsidRPr="00CB0BBF">
        <w:rPr>
          <w:rFonts w:ascii="Times New Roman" w:hAnsi="Times New Roman"/>
          <w:b/>
          <w:color w:val="000000"/>
          <w:sz w:val="24"/>
          <w:szCs w:val="24"/>
          <w:lang w:eastAsia="zh-CN"/>
        </w:rPr>
        <w:t>阳性对照组给药制剂：</w:t>
      </w:r>
    </w:p>
    <w:p w14:paraId="7B251BE7" w14:textId="67F456B3" w:rsidR="00EA70DD" w:rsidRPr="00CB0BBF" w:rsidRDefault="00A42C0E">
      <w:pPr>
        <w:widowControl w:val="0"/>
        <w:tabs>
          <w:tab w:val="left" w:pos="4536"/>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bCs/>
          <w:sz w:val="24"/>
          <w:szCs w:val="24"/>
          <w:lang w:eastAsia="zh-CN"/>
        </w:rPr>
        <w:t>称取所需量的</w:t>
      </w:r>
      <w:r w:rsidR="00035D01" w:rsidRPr="00CB0BBF">
        <w:rPr>
          <w:rFonts w:ascii="Times New Roman" w:hAnsi="Times New Roman"/>
          <w:sz w:val="24"/>
          <w:szCs w:val="24"/>
          <w:lang w:eastAsia="zh-CN"/>
        </w:rPr>
        <w:t>Albumin from chicken egg white</w:t>
      </w:r>
      <w:r w:rsidRPr="00CB0BBF">
        <w:rPr>
          <w:rFonts w:ascii="Times New Roman" w:hAnsi="Times New Roman"/>
          <w:bCs/>
          <w:sz w:val="24"/>
          <w:szCs w:val="24"/>
          <w:lang w:eastAsia="zh-CN"/>
        </w:rPr>
        <w:t>，加入适量的</w:t>
      </w:r>
      <w:r w:rsidRPr="00CB0BBF">
        <w:rPr>
          <w:rFonts w:ascii="Times New Roman" w:hAnsi="Times New Roman"/>
          <w:bCs/>
          <w:sz w:val="24"/>
          <w:szCs w:val="24"/>
          <w:lang w:eastAsia="zh-CN"/>
        </w:rPr>
        <w:t>0.9%</w:t>
      </w:r>
      <w:r w:rsidRPr="00CB0BBF">
        <w:rPr>
          <w:rFonts w:ascii="Times New Roman" w:hAnsi="Times New Roman"/>
          <w:sz w:val="24"/>
          <w:szCs w:val="24"/>
          <w:lang w:eastAsia="zh-CN"/>
        </w:rPr>
        <w:t>氯化钠注射液</w:t>
      </w:r>
      <w:r w:rsidRPr="00CB0BBF">
        <w:rPr>
          <w:rFonts w:ascii="Times New Roman" w:hAnsi="Times New Roman"/>
          <w:bCs/>
          <w:sz w:val="24"/>
          <w:szCs w:val="24"/>
          <w:lang w:eastAsia="zh-CN"/>
        </w:rPr>
        <w:t>（来源、批号和有效日期记录在原始记录中，并呈现在总结报告中）配制成浓度</w:t>
      </w:r>
      <w:r w:rsidRPr="00CB0BBF">
        <w:rPr>
          <w:rFonts w:ascii="Times New Roman" w:hAnsi="Times New Roman"/>
          <w:bCs/>
          <w:sz w:val="24"/>
          <w:szCs w:val="24"/>
          <w:lang w:eastAsia="zh-CN"/>
        </w:rPr>
        <w:t>4 mg/mL</w:t>
      </w:r>
      <w:r w:rsidRPr="00CB0BBF">
        <w:rPr>
          <w:rFonts w:ascii="Times New Roman" w:hAnsi="Times New Roman"/>
          <w:bCs/>
          <w:sz w:val="24"/>
          <w:szCs w:val="24"/>
          <w:lang w:eastAsia="zh-CN"/>
        </w:rPr>
        <w:t>的溶液，然后采用</w:t>
      </w:r>
      <w:r w:rsidRPr="00CB0BBF">
        <w:rPr>
          <w:rFonts w:ascii="Times New Roman" w:hAnsi="Times New Roman"/>
          <w:bCs/>
          <w:sz w:val="24"/>
          <w:szCs w:val="24"/>
          <w:lang w:eastAsia="zh-CN"/>
        </w:rPr>
        <w:t>0.22 μm</w:t>
      </w:r>
      <w:r w:rsidRPr="00CB0BBF">
        <w:rPr>
          <w:rFonts w:ascii="Times New Roman" w:hAnsi="Times New Roman"/>
          <w:bCs/>
          <w:sz w:val="24"/>
          <w:szCs w:val="24"/>
          <w:lang w:eastAsia="zh-CN"/>
        </w:rPr>
        <w:t>的滤膜过滤，即得阳性对照组给药制剂。</w:t>
      </w:r>
    </w:p>
    <w:p w14:paraId="48899D13" w14:textId="5940E6DA" w:rsidR="00EA70DD" w:rsidRPr="00CB0BBF" w:rsidRDefault="00A42C0E" w:rsidP="00EE53EB">
      <w:pPr>
        <w:widowControl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配制好的给药制剂用标签进行标识，标签上至少要包含试验编号、供试品或对照品代码或名称、浓度、保存条件、配制日期、配制人和有效期。</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1411"/>
        <w:gridCol w:w="1417"/>
        <w:gridCol w:w="968"/>
        <w:gridCol w:w="968"/>
        <w:gridCol w:w="968"/>
        <w:gridCol w:w="968"/>
        <w:gridCol w:w="968"/>
        <w:gridCol w:w="966"/>
      </w:tblGrid>
      <w:tr w:rsidR="00BC6416" w:rsidRPr="000C2091" w14:paraId="3D5FE99A" w14:textId="77777777" w:rsidTr="00264E0E">
        <w:trPr>
          <w:trHeight w:val="340"/>
          <w:tblHeader/>
          <w:jc w:val="center"/>
        </w:trPr>
        <w:tc>
          <w:tcPr>
            <w:tcW w:w="236" w:type="pct"/>
            <w:vMerge w:val="restart"/>
            <w:vAlign w:val="center"/>
          </w:tcPr>
          <w:p w14:paraId="625BAAE1" w14:textId="77777777" w:rsidR="00EA70DD" w:rsidRPr="000C2091" w:rsidRDefault="00A42C0E" w:rsidP="000C2091">
            <w:pPr>
              <w:widowControl w:val="0"/>
              <w:spacing w:line="240" w:lineRule="atLeast"/>
              <w:jc w:val="center"/>
              <w:rPr>
                <w:rFonts w:ascii="Times New Roman" w:hAnsi="Times New Roman"/>
                <w:b/>
                <w:sz w:val="21"/>
                <w:szCs w:val="21"/>
                <w:lang w:eastAsia="zh-CN"/>
              </w:rPr>
            </w:pPr>
            <w:r w:rsidRPr="000C2091">
              <w:rPr>
                <w:rFonts w:ascii="Times New Roman" w:hAnsi="Times New Roman"/>
                <w:b/>
                <w:sz w:val="21"/>
                <w:szCs w:val="21"/>
                <w:lang w:eastAsia="zh-CN"/>
              </w:rPr>
              <w:lastRenderedPageBreak/>
              <w:t>组序</w:t>
            </w:r>
          </w:p>
        </w:tc>
        <w:tc>
          <w:tcPr>
            <w:tcW w:w="779" w:type="pct"/>
            <w:vMerge w:val="restart"/>
            <w:vAlign w:val="center"/>
          </w:tcPr>
          <w:p w14:paraId="71B776CA" w14:textId="77777777" w:rsidR="00EA70DD" w:rsidRPr="000C2091" w:rsidRDefault="00A42C0E" w:rsidP="000C2091">
            <w:pPr>
              <w:widowControl w:val="0"/>
              <w:spacing w:line="240" w:lineRule="atLeast"/>
              <w:jc w:val="center"/>
              <w:rPr>
                <w:rFonts w:ascii="Times New Roman" w:hAnsi="Times New Roman"/>
                <w:b/>
                <w:sz w:val="21"/>
                <w:szCs w:val="21"/>
                <w:lang w:eastAsia="zh-CN"/>
              </w:rPr>
            </w:pPr>
            <w:r w:rsidRPr="000C2091">
              <w:rPr>
                <w:rFonts w:ascii="Times New Roman" w:hAnsi="Times New Roman"/>
                <w:b/>
                <w:sz w:val="21"/>
                <w:szCs w:val="21"/>
                <w:lang w:eastAsia="zh-CN"/>
              </w:rPr>
              <w:t>组别</w:t>
            </w:r>
          </w:p>
        </w:tc>
        <w:tc>
          <w:tcPr>
            <w:tcW w:w="782" w:type="pct"/>
            <w:vMerge w:val="restart"/>
            <w:vAlign w:val="center"/>
          </w:tcPr>
          <w:p w14:paraId="265529A8" w14:textId="77777777" w:rsidR="00EA70DD" w:rsidRPr="000C2091" w:rsidRDefault="00A42C0E" w:rsidP="000C2091">
            <w:pPr>
              <w:widowControl w:val="0"/>
              <w:spacing w:line="240" w:lineRule="atLeast"/>
              <w:jc w:val="center"/>
              <w:rPr>
                <w:rFonts w:ascii="Times New Roman" w:hAnsi="Times New Roman"/>
                <w:b/>
                <w:sz w:val="21"/>
                <w:szCs w:val="21"/>
                <w:lang w:eastAsia="zh-CN"/>
              </w:rPr>
            </w:pPr>
            <w:r w:rsidRPr="000C2091">
              <w:rPr>
                <w:rFonts w:ascii="Times New Roman" w:hAnsi="Times New Roman"/>
                <w:b/>
                <w:sz w:val="21"/>
                <w:szCs w:val="21"/>
                <w:lang w:eastAsia="zh-CN"/>
              </w:rPr>
              <w:t>供试品</w:t>
            </w:r>
            <w:r w:rsidRPr="000C2091">
              <w:rPr>
                <w:rFonts w:ascii="Times New Roman" w:hAnsi="Times New Roman"/>
                <w:b/>
                <w:sz w:val="21"/>
                <w:szCs w:val="21"/>
                <w:lang w:eastAsia="zh-CN"/>
              </w:rPr>
              <w:t>/</w:t>
            </w:r>
          </w:p>
          <w:p w14:paraId="2C2BD8B1" w14:textId="77777777" w:rsidR="00EA70DD" w:rsidRPr="000C2091" w:rsidRDefault="00A42C0E" w:rsidP="000C2091">
            <w:pPr>
              <w:widowControl w:val="0"/>
              <w:spacing w:line="240" w:lineRule="atLeast"/>
              <w:jc w:val="center"/>
              <w:rPr>
                <w:rFonts w:ascii="Times New Roman" w:hAnsi="Times New Roman"/>
                <w:b/>
                <w:sz w:val="21"/>
                <w:szCs w:val="21"/>
                <w:lang w:eastAsia="zh-CN"/>
              </w:rPr>
            </w:pPr>
            <w:r w:rsidRPr="000C2091">
              <w:rPr>
                <w:rFonts w:ascii="Times New Roman" w:hAnsi="Times New Roman"/>
                <w:b/>
                <w:sz w:val="21"/>
                <w:szCs w:val="21"/>
                <w:lang w:eastAsia="zh-CN"/>
              </w:rPr>
              <w:t>对照品</w:t>
            </w:r>
          </w:p>
        </w:tc>
        <w:tc>
          <w:tcPr>
            <w:tcW w:w="1068" w:type="pct"/>
            <w:gridSpan w:val="2"/>
            <w:vAlign w:val="center"/>
          </w:tcPr>
          <w:p w14:paraId="2924BCCB" w14:textId="77777777" w:rsidR="00EA70DD" w:rsidRPr="000C2091" w:rsidRDefault="00A42C0E" w:rsidP="000C2091">
            <w:pPr>
              <w:widowControl w:val="0"/>
              <w:spacing w:line="240" w:lineRule="atLeast"/>
              <w:jc w:val="center"/>
              <w:rPr>
                <w:rFonts w:ascii="Times New Roman" w:hAnsi="Times New Roman"/>
                <w:b/>
                <w:sz w:val="21"/>
                <w:szCs w:val="21"/>
                <w:lang w:eastAsia="zh-CN"/>
              </w:rPr>
            </w:pPr>
            <w:bookmarkStart w:id="66" w:name="OLE_LINK16"/>
            <w:bookmarkStart w:id="67" w:name="OLE_LINK14"/>
            <w:r w:rsidRPr="000C2091">
              <w:rPr>
                <w:rFonts w:ascii="Times New Roman" w:hAnsi="Times New Roman"/>
                <w:b/>
                <w:sz w:val="21"/>
                <w:szCs w:val="21"/>
                <w:lang w:eastAsia="zh-CN"/>
              </w:rPr>
              <w:t>给药剂量</w:t>
            </w:r>
          </w:p>
          <w:p w14:paraId="016B7DF5" w14:textId="77777777" w:rsidR="00EA70DD" w:rsidRPr="000C2091" w:rsidRDefault="00A42C0E" w:rsidP="000C2091">
            <w:pPr>
              <w:widowControl w:val="0"/>
              <w:spacing w:line="240" w:lineRule="atLeast"/>
              <w:jc w:val="center"/>
              <w:rPr>
                <w:rFonts w:ascii="Times New Roman" w:hAnsi="Times New Roman"/>
                <w:b/>
                <w:sz w:val="21"/>
                <w:szCs w:val="21"/>
                <w:lang w:eastAsia="zh-CN"/>
              </w:rPr>
            </w:pPr>
            <w:r w:rsidRPr="000C2091">
              <w:rPr>
                <w:rFonts w:ascii="Times New Roman" w:hAnsi="Times New Roman"/>
                <w:b/>
                <w:sz w:val="21"/>
                <w:szCs w:val="21"/>
                <w:lang w:eastAsia="zh-CN"/>
              </w:rPr>
              <w:t>（</w:t>
            </w:r>
            <w:r w:rsidRPr="000C2091">
              <w:rPr>
                <w:rFonts w:ascii="Times New Roman" w:hAnsi="Times New Roman"/>
                <w:b/>
                <w:sz w:val="21"/>
                <w:szCs w:val="21"/>
                <w:lang w:eastAsia="zh-CN"/>
              </w:rPr>
              <w:t>mg/kg</w:t>
            </w:r>
            <w:r w:rsidRPr="000C2091">
              <w:rPr>
                <w:rFonts w:ascii="Times New Roman" w:hAnsi="Times New Roman"/>
                <w:b/>
                <w:sz w:val="21"/>
                <w:szCs w:val="21"/>
                <w:lang w:eastAsia="zh-CN"/>
              </w:rPr>
              <w:t>）</w:t>
            </w:r>
            <w:bookmarkEnd w:id="66"/>
            <w:bookmarkEnd w:id="67"/>
          </w:p>
        </w:tc>
        <w:tc>
          <w:tcPr>
            <w:tcW w:w="1068" w:type="pct"/>
            <w:gridSpan w:val="2"/>
            <w:vAlign w:val="center"/>
          </w:tcPr>
          <w:p w14:paraId="13CBDB0D" w14:textId="77777777" w:rsidR="00EA70DD" w:rsidRPr="000C2091" w:rsidRDefault="00A42C0E" w:rsidP="000C2091">
            <w:pPr>
              <w:widowControl w:val="0"/>
              <w:spacing w:line="240" w:lineRule="atLeast"/>
              <w:jc w:val="center"/>
              <w:rPr>
                <w:rFonts w:ascii="Times New Roman" w:hAnsi="Times New Roman"/>
                <w:b/>
                <w:sz w:val="21"/>
                <w:szCs w:val="21"/>
                <w:lang w:eastAsia="zh-CN"/>
              </w:rPr>
            </w:pPr>
            <w:r w:rsidRPr="000C2091">
              <w:rPr>
                <w:rFonts w:ascii="Times New Roman" w:hAnsi="Times New Roman"/>
                <w:b/>
                <w:sz w:val="21"/>
                <w:szCs w:val="21"/>
                <w:lang w:eastAsia="zh-CN"/>
              </w:rPr>
              <w:t>浓度</w:t>
            </w:r>
          </w:p>
          <w:p w14:paraId="0E9F3A4C" w14:textId="77777777" w:rsidR="00EA70DD" w:rsidRPr="000C2091" w:rsidRDefault="00A42C0E" w:rsidP="000C2091">
            <w:pPr>
              <w:widowControl w:val="0"/>
              <w:spacing w:line="240" w:lineRule="atLeast"/>
              <w:jc w:val="center"/>
              <w:rPr>
                <w:rFonts w:ascii="Times New Roman" w:hAnsi="Times New Roman"/>
                <w:b/>
                <w:sz w:val="21"/>
                <w:szCs w:val="21"/>
                <w:lang w:eastAsia="zh-CN"/>
              </w:rPr>
            </w:pPr>
            <w:r w:rsidRPr="000C2091">
              <w:rPr>
                <w:rFonts w:ascii="Times New Roman" w:hAnsi="Times New Roman"/>
                <w:b/>
                <w:sz w:val="21"/>
                <w:szCs w:val="21"/>
                <w:lang w:eastAsia="zh-CN"/>
              </w:rPr>
              <w:t>（</w:t>
            </w:r>
            <w:r w:rsidRPr="000C2091">
              <w:rPr>
                <w:rFonts w:ascii="Times New Roman" w:hAnsi="Times New Roman"/>
                <w:b/>
                <w:sz w:val="21"/>
                <w:szCs w:val="21"/>
              </w:rPr>
              <w:t>mg/mL</w:t>
            </w:r>
            <w:r w:rsidRPr="000C2091">
              <w:rPr>
                <w:rFonts w:ascii="Times New Roman" w:hAnsi="Times New Roman"/>
                <w:b/>
                <w:sz w:val="21"/>
                <w:szCs w:val="21"/>
                <w:lang w:eastAsia="zh-CN"/>
              </w:rPr>
              <w:t>）</w:t>
            </w:r>
          </w:p>
        </w:tc>
        <w:tc>
          <w:tcPr>
            <w:tcW w:w="1068" w:type="pct"/>
            <w:gridSpan w:val="2"/>
            <w:vAlign w:val="center"/>
          </w:tcPr>
          <w:p w14:paraId="0D8C39E9" w14:textId="77777777" w:rsidR="00EA70DD" w:rsidRPr="000C2091" w:rsidRDefault="00A42C0E" w:rsidP="000C2091">
            <w:pPr>
              <w:widowControl w:val="0"/>
              <w:spacing w:line="240" w:lineRule="atLeast"/>
              <w:jc w:val="center"/>
              <w:rPr>
                <w:rFonts w:ascii="Times New Roman" w:hAnsi="Times New Roman"/>
                <w:b/>
                <w:sz w:val="21"/>
                <w:szCs w:val="21"/>
                <w:lang w:eastAsia="zh-CN"/>
              </w:rPr>
            </w:pPr>
            <w:r w:rsidRPr="000C2091">
              <w:rPr>
                <w:rFonts w:ascii="Times New Roman" w:hAnsi="Times New Roman"/>
                <w:b/>
                <w:sz w:val="21"/>
                <w:szCs w:val="21"/>
                <w:lang w:eastAsia="zh-CN"/>
              </w:rPr>
              <w:t>给药容量</w:t>
            </w:r>
          </w:p>
          <w:p w14:paraId="579655A1" w14:textId="77777777" w:rsidR="00EA70DD" w:rsidRPr="000C2091" w:rsidRDefault="00A42C0E" w:rsidP="000C2091">
            <w:pPr>
              <w:widowControl w:val="0"/>
              <w:spacing w:line="240" w:lineRule="atLeast"/>
              <w:jc w:val="center"/>
              <w:rPr>
                <w:rFonts w:ascii="Times New Roman" w:hAnsi="Times New Roman"/>
                <w:b/>
                <w:sz w:val="21"/>
                <w:szCs w:val="21"/>
                <w:lang w:eastAsia="zh-CN"/>
              </w:rPr>
            </w:pPr>
            <w:r w:rsidRPr="000C2091">
              <w:rPr>
                <w:rFonts w:ascii="Times New Roman" w:hAnsi="Times New Roman"/>
                <w:b/>
                <w:sz w:val="21"/>
                <w:szCs w:val="21"/>
                <w:lang w:eastAsia="zh-CN"/>
              </w:rPr>
              <w:t>（</w:t>
            </w:r>
            <w:r w:rsidRPr="000C2091">
              <w:rPr>
                <w:rFonts w:ascii="Times New Roman" w:hAnsi="Times New Roman"/>
                <w:b/>
                <w:sz w:val="21"/>
                <w:szCs w:val="21"/>
                <w:lang w:eastAsia="zh-CN"/>
              </w:rPr>
              <w:t>mL/kg</w:t>
            </w:r>
            <w:r w:rsidRPr="000C2091">
              <w:rPr>
                <w:rFonts w:ascii="Times New Roman" w:hAnsi="Times New Roman"/>
                <w:b/>
                <w:sz w:val="21"/>
                <w:szCs w:val="21"/>
                <w:lang w:eastAsia="zh-CN"/>
              </w:rPr>
              <w:t>）</w:t>
            </w:r>
          </w:p>
        </w:tc>
      </w:tr>
      <w:tr w:rsidR="00BC6416" w:rsidRPr="000C2091" w14:paraId="33116068" w14:textId="77777777" w:rsidTr="00264E0E">
        <w:trPr>
          <w:trHeight w:val="340"/>
          <w:tblHeader/>
          <w:jc w:val="center"/>
        </w:trPr>
        <w:tc>
          <w:tcPr>
            <w:tcW w:w="236" w:type="pct"/>
            <w:vMerge/>
            <w:vAlign w:val="center"/>
          </w:tcPr>
          <w:p w14:paraId="23918E84" w14:textId="77777777" w:rsidR="00EA70DD" w:rsidRPr="000C2091" w:rsidRDefault="00EA70DD" w:rsidP="000C2091">
            <w:pPr>
              <w:widowControl w:val="0"/>
              <w:spacing w:line="240" w:lineRule="atLeast"/>
              <w:jc w:val="center"/>
              <w:rPr>
                <w:rFonts w:ascii="Times New Roman" w:hAnsi="Times New Roman"/>
                <w:b/>
                <w:sz w:val="21"/>
                <w:szCs w:val="21"/>
                <w:lang w:eastAsia="zh-CN"/>
              </w:rPr>
            </w:pPr>
          </w:p>
        </w:tc>
        <w:tc>
          <w:tcPr>
            <w:tcW w:w="779" w:type="pct"/>
            <w:vMerge/>
            <w:vAlign w:val="center"/>
          </w:tcPr>
          <w:p w14:paraId="22152211" w14:textId="77777777" w:rsidR="00EA70DD" w:rsidRPr="000C2091" w:rsidRDefault="00EA70DD" w:rsidP="000C2091">
            <w:pPr>
              <w:widowControl w:val="0"/>
              <w:spacing w:line="240" w:lineRule="atLeast"/>
              <w:jc w:val="center"/>
              <w:rPr>
                <w:rFonts w:ascii="Times New Roman" w:hAnsi="Times New Roman"/>
                <w:b/>
                <w:sz w:val="21"/>
                <w:szCs w:val="21"/>
                <w:lang w:eastAsia="zh-CN"/>
              </w:rPr>
            </w:pPr>
          </w:p>
        </w:tc>
        <w:tc>
          <w:tcPr>
            <w:tcW w:w="782" w:type="pct"/>
            <w:vMerge/>
            <w:vAlign w:val="center"/>
          </w:tcPr>
          <w:p w14:paraId="1FC89DED" w14:textId="77777777" w:rsidR="00EA70DD" w:rsidRPr="000C2091" w:rsidRDefault="00EA70DD" w:rsidP="000C2091">
            <w:pPr>
              <w:widowControl w:val="0"/>
              <w:spacing w:line="240" w:lineRule="atLeast"/>
              <w:jc w:val="center"/>
              <w:rPr>
                <w:rFonts w:ascii="Times New Roman" w:hAnsi="Times New Roman"/>
                <w:b/>
                <w:sz w:val="21"/>
                <w:szCs w:val="21"/>
                <w:lang w:eastAsia="zh-CN"/>
              </w:rPr>
            </w:pPr>
          </w:p>
        </w:tc>
        <w:tc>
          <w:tcPr>
            <w:tcW w:w="534" w:type="pct"/>
            <w:vAlign w:val="center"/>
          </w:tcPr>
          <w:p w14:paraId="6E5F45F7" w14:textId="77777777" w:rsidR="00EA70DD" w:rsidRPr="000C2091" w:rsidRDefault="00A42C0E" w:rsidP="000C2091">
            <w:pPr>
              <w:widowControl w:val="0"/>
              <w:spacing w:line="240" w:lineRule="atLeast"/>
              <w:jc w:val="center"/>
              <w:rPr>
                <w:rFonts w:ascii="Times New Roman" w:hAnsi="Times New Roman"/>
                <w:b/>
                <w:sz w:val="21"/>
                <w:szCs w:val="21"/>
              </w:rPr>
            </w:pPr>
            <w:r w:rsidRPr="000C2091">
              <w:rPr>
                <w:rFonts w:ascii="Times New Roman" w:hAnsi="Times New Roman"/>
                <w:b/>
                <w:sz w:val="21"/>
                <w:szCs w:val="21"/>
              </w:rPr>
              <w:t>致敏</w:t>
            </w:r>
          </w:p>
        </w:tc>
        <w:tc>
          <w:tcPr>
            <w:tcW w:w="534" w:type="pct"/>
            <w:vAlign w:val="center"/>
          </w:tcPr>
          <w:p w14:paraId="580C0FC3" w14:textId="77777777" w:rsidR="00EA70DD" w:rsidRPr="000C2091" w:rsidRDefault="00A42C0E" w:rsidP="000C2091">
            <w:pPr>
              <w:widowControl w:val="0"/>
              <w:spacing w:line="240" w:lineRule="atLeast"/>
              <w:jc w:val="center"/>
              <w:rPr>
                <w:rFonts w:ascii="Times New Roman" w:hAnsi="Times New Roman"/>
                <w:b/>
                <w:sz w:val="21"/>
                <w:szCs w:val="21"/>
              </w:rPr>
            </w:pPr>
            <w:r w:rsidRPr="000C2091">
              <w:rPr>
                <w:rFonts w:ascii="Times New Roman" w:hAnsi="Times New Roman"/>
                <w:b/>
                <w:sz w:val="21"/>
                <w:szCs w:val="21"/>
              </w:rPr>
              <w:t>激发</w:t>
            </w:r>
          </w:p>
        </w:tc>
        <w:tc>
          <w:tcPr>
            <w:tcW w:w="534" w:type="pct"/>
            <w:vAlign w:val="center"/>
          </w:tcPr>
          <w:p w14:paraId="61C58F91" w14:textId="77777777" w:rsidR="00EA70DD" w:rsidRPr="000C2091" w:rsidRDefault="00A42C0E" w:rsidP="000C2091">
            <w:pPr>
              <w:widowControl w:val="0"/>
              <w:spacing w:line="240" w:lineRule="atLeast"/>
              <w:jc w:val="center"/>
              <w:rPr>
                <w:rFonts w:ascii="Times New Roman" w:hAnsi="Times New Roman"/>
                <w:b/>
                <w:sz w:val="21"/>
                <w:szCs w:val="21"/>
              </w:rPr>
            </w:pPr>
            <w:r w:rsidRPr="000C2091">
              <w:rPr>
                <w:rFonts w:ascii="Times New Roman" w:hAnsi="Times New Roman"/>
                <w:b/>
                <w:sz w:val="21"/>
                <w:szCs w:val="21"/>
              </w:rPr>
              <w:t>致敏</w:t>
            </w:r>
          </w:p>
        </w:tc>
        <w:tc>
          <w:tcPr>
            <w:tcW w:w="534" w:type="pct"/>
            <w:vAlign w:val="center"/>
          </w:tcPr>
          <w:p w14:paraId="7321A4CF" w14:textId="77777777" w:rsidR="00EA70DD" w:rsidRPr="000C2091" w:rsidRDefault="00A42C0E" w:rsidP="000C2091">
            <w:pPr>
              <w:widowControl w:val="0"/>
              <w:spacing w:line="240" w:lineRule="atLeast"/>
              <w:jc w:val="center"/>
              <w:rPr>
                <w:rFonts w:ascii="Times New Roman" w:hAnsi="Times New Roman"/>
                <w:b/>
                <w:sz w:val="21"/>
                <w:szCs w:val="21"/>
              </w:rPr>
            </w:pPr>
            <w:r w:rsidRPr="000C2091">
              <w:rPr>
                <w:rFonts w:ascii="Times New Roman" w:hAnsi="Times New Roman"/>
                <w:b/>
                <w:sz w:val="21"/>
                <w:szCs w:val="21"/>
              </w:rPr>
              <w:t>激发</w:t>
            </w:r>
          </w:p>
        </w:tc>
        <w:tc>
          <w:tcPr>
            <w:tcW w:w="534" w:type="pct"/>
            <w:vAlign w:val="center"/>
          </w:tcPr>
          <w:p w14:paraId="6CBC920E" w14:textId="77777777" w:rsidR="00EA70DD" w:rsidRPr="000C2091" w:rsidRDefault="00A42C0E" w:rsidP="000C2091">
            <w:pPr>
              <w:widowControl w:val="0"/>
              <w:spacing w:line="240" w:lineRule="atLeast"/>
              <w:jc w:val="center"/>
              <w:rPr>
                <w:rFonts w:ascii="Times New Roman" w:hAnsi="Times New Roman"/>
                <w:b/>
                <w:sz w:val="21"/>
                <w:szCs w:val="21"/>
              </w:rPr>
            </w:pPr>
            <w:r w:rsidRPr="000C2091">
              <w:rPr>
                <w:rFonts w:ascii="Times New Roman" w:hAnsi="Times New Roman"/>
                <w:b/>
                <w:sz w:val="21"/>
                <w:szCs w:val="21"/>
              </w:rPr>
              <w:t>致敏</w:t>
            </w:r>
          </w:p>
        </w:tc>
        <w:tc>
          <w:tcPr>
            <w:tcW w:w="534" w:type="pct"/>
            <w:vAlign w:val="center"/>
          </w:tcPr>
          <w:p w14:paraId="193C22D7" w14:textId="77777777" w:rsidR="00EA70DD" w:rsidRPr="000C2091" w:rsidRDefault="00A42C0E" w:rsidP="000C2091">
            <w:pPr>
              <w:widowControl w:val="0"/>
              <w:spacing w:line="240" w:lineRule="atLeast"/>
              <w:jc w:val="center"/>
              <w:rPr>
                <w:rFonts w:ascii="Times New Roman" w:hAnsi="Times New Roman"/>
                <w:b/>
                <w:sz w:val="21"/>
                <w:szCs w:val="21"/>
              </w:rPr>
            </w:pPr>
            <w:r w:rsidRPr="000C2091">
              <w:rPr>
                <w:rFonts w:ascii="Times New Roman" w:hAnsi="Times New Roman"/>
                <w:b/>
                <w:sz w:val="21"/>
                <w:szCs w:val="21"/>
              </w:rPr>
              <w:t>激发</w:t>
            </w:r>
          </w:p>
        </w:tc>
      </w:tr>
      <w:tr w:rsidR="00BC6416" w:rsidRPr="000C2091" w14:paraId="7B38FF48" w14:textId="77777777" w:rsidTr="00264E0E">
        <w:trPr>
          <w:trHeight w:val="340"/>
          <w:jc w:val="center"/>
        </w:trPr>
        <w:tc>
          <w:tcPr>
            <w:tcW w:w="236" w:type="pct"/>
            <w:vAlign w:val="center"/>
          </w:tcPr>
          <w:p w14:paraId="3CAC4881" w14:textId="77777777" w:rsidR="00EA70DD" w:rsidRPr="000C2091" w:rsidRDefault="00A42C0E" w:rsidP="000C2091">
            <w:pPr>
              <w:widowControl w:val="0"/>
              <w:spacing w:line="240" w:lineRule="atLeast"/>
              <w:jc w:val="center"/>
              <w:rPr>
                <w:rFonts w:ascii="Times New Roman" w:hAnsi="Times New Roman"/>
                <w:sz w:val="21"/>
                <w:szCs w:val="21"/>
                <w:lang w:eastAsia="zh-CN"/>
              </w:rPr>
            </w:pPr>
            <w:r w:rsidRPr="000C2091">
              <w:rPr>
                <w:rFonts w:ascii="Times New Roman" w:hAnsi="Times New Roman"/>
                <w:sz w:val="21"/>
                <w:szCs w:val="21"/>
                <w:lang w:eastAsia="zh-CN"/>
              </w:rPr>
              <w:t>1</w:t>
            </w:r>
          </w:p>
        </w:tc>
        <w:tc>
          <w:tcPr>
            <w:tcW w:w="779" w:type="pct"/>
            <w:vAlign w:val="center"/>
          </w:tcPr>
          <w:p w14:paraId="386644B8" w14:textId="77777777" w:rsidR="00EA70DD" w:rsidRPr="000C2091" w:rsidRDefault="00A42C0E" w:rsidP="000C2091">
            <w:pPr>
              <w:pStyle w:val="ColumnHeading"/>
              <w:widowControl w:val="0"/>
              <w:spacing w:after="0"/>
              <w:jc w:val="center"/>
              <w:rPr>
                <w:b w:val="0"/>
                <w:sz w:val="21"/>
                <w:szCs w:val="21"/>
                <w:lang w:eastAsia="zh-CN"/>
              </w:rPr>
            </w:pPr>
            <w:r w:rsidRPr="000C2091">
              <w:rPr>
                <w:b w:val="0"/>
                <w:sz w:val="21"/>
                <w:szCs w:val="21"/>
                <w:lang w:eastAsia="zh-CN"/>
              </w:rPr>
              <w:t>阴性</w:t>
            </w:r>
          </w:p>
          <w:p w14:paraId="4667281A" w14:textId="77777777" w:rsidR="00EA70DD" w:rsidRPr="000C2091" w:rsidRDefault="00A42C0E" w:rsidP="000C2091">
            <w:pPr>
              <w:pStyle w:val="ColumnHeading"/>
              <w:widowControl w:val="0"/>
              <w:spacing w:after="0"/>
              <w:jc w:val="center"/>
              <w:rPr>
                <w:b w:val="0"/>
                <w:sz w:val="21"/>
                <w:szCs w:val="21"/>
                <w:lang w:eastAsia="zh-CN"/>
              </w:rPr>
            </w:pPr>
            <w:r w:rsidRPr="000C2091">
              <w:rPr>
                <w:b w:val="0"/>
                <w:sz w:val="21"/>
                <w:szCs w:val="21"/>
                <w:lang w:eastAsia="zh-CN"/>
              </w:rPr>
              <w:t>对照组</w:t>
            </w:r>
          </w:p>
        </w:tc>
        <w:tc>
          <w:tcPr>
            <w:tcW w:w="782" w:type="pct"/>
            <w:vAlign w:val="center"/>
          </w:tcPr>
          <w:p w14:paraId="7E7A3E70" w14:textId="77777777" w:rsidR="00EA70DD" w:rsidRPr="000C2091" w:rsidRDefault="00A42C0E" w:rsidP="000C2091">
            <w:pPr>
              <w:widowControl w:val="0"/>
              <w:jc w:val="center"/>
              <w:rPr>
                <w:rFonts w:ascii="Times New Roman" w:hAnsi="Times New Roman"/>
                <w:bCs/>
                <w:sz w:val="21"/>
                <w:szCs w:val="21"/>
                <w:lang w:eastAsia="zh-CN"/>
              </w:rPr>
            </w:pPr>
            <w:r w:rsidRPr="000C2091">
              <w:rPr>
                <w:rFonts w:ascii="Times New Roman" w:hAnsi="Times New Roman"/>
                <w:bCs/>
                <w:sz w:val="21"/>
                <w:szCs w:val="21"/>
                <w:lang w:eastAsia="zh-CN"/>
              </w:rPr>
              <w:t>0.9%</w:t>
            </w:r>
            <w:r w:rsidRPr="000C2091">
              <w:rPr>
                <w:rFonts w:ascii="Times New Roman" w:hAnsi="Times New Roman"/>
                <w:bCs/>
                <w:sz w:val="21"/>
                <w:szCs w:val="21"/>
                <w:lang w:eastAsia="zh-CN"/>
              </w:rPr>
              <w:t>氯化钠</w:t>
            </w:r>
          </w:p>
          <w:p w14:paraId="32BA5C74" w14:textId="77777777" w:rsidR="00EA70DD" w:rsidRPr="000C2091" w:rsidRDefault="00A42C0E" w:rsidP="000C2091">
            <w:pPr>
              <w:widowControl w:val="0"/>
              <w:jc w:val="center"/>
              <w:rPr>
                <w:rFonts w:ascii="Times New Roman" w:hAnsi="Times New Roman"/>
                <w:bCs/>
                <w:sz w:val="21"/>
                <w:szCs w:val="21"/>
                <w:lang w:eastAsia="zh-CN"/>
              </w:rPr>
            </w:pPr>
            <w:r w:rsidRPr="000C2091">
              <w:rPr>
                <w:rFonts w:ascii="Times New Roman" w:hAnsi="Times New Roman"/>
                <w:bCs/>
                <w:sz w:val="21"/>
                <w:szCs w:val="21"/>
                <w:lang w:eastAsia="zh-CN"/>
              </w:rPr>
              <w:t>注射液</w:t>
            </w:r>
          </w:p>
        </w:tc>
        <w:tc>
          <w:tcPr>
            <w:tcW w:w="534" w:type="pct"/>
            <w:vAlign w:val="center"/>
          </w:tcPr>
          <w:p w14:paraId="32799B18" w14:textId="77777777" w:rsidR="00EA70DD" w:rsidRPr="000C2091" w:rsidRDefault="00A42C0E" w:rsidP="000C2091">
            <w:pPr>
              <w:widowControl w:val="0"/>
              <w:jc w:val="center"/>
              <w:rPr>
                <w:rFonts w:ascii="Times New Roman" w:hAnsi="Times New Roman"/>
                <w:sz w:val="21"/>
                <w:szCs w:val="21"/>
                <w:lang w:eastAsia="zh-CN"/>
              </w:rPr>
            </w:pPr>
            <w:r w:rsidRPr="000C2091">
              <w:rPr>
                <w:rFonts w:ascii="Times New Roman" w:hAnsi="Times New Roman"/>
                <w:sz w:val="21"/>
                <w:szCs w:val="21"/>
                <w:lang w:eastAsia="zh-CN"/>
              </w:rPr>
              <w:t>0</w:t>
            </w:r>
          </w:p>
        </w:tc>
        <w:tc>
          <w:tcPr>
            <w:tcW w:w="534" w:type="pct"/>
            <w:vAlign w:val="center"/>
          </w:tcPr>
          <w:p w14:paraId="7E3FB019" w14:textId="77777777" w:rsidR="00EA70DD" w:rsidRPr="000C2091" w:rsidRDefault="00A42C0E" w:rsidP="000C2091">
            <w:pPr>
              <w:widowControl w:val="0"/>
              <w:jc w:val="center"/>
              <w:rPr>
                <w:rFonts w:ascii="Times New Roman" w:hAnsi="Times New Roman"/>
                <w:sz w:val="21"/>
                <w:szCs w:val="21"/>
                <w:lang w:eastAsia="zh-CN"/>
              </w:rPr>
            </w:pPr>
            <w:r w:rsidRPr="000C2091">
              <w:rPr>
                <w:rFonts w:ascii="Times New Roman" w:hAnsi="Times New Roman"/>
                <w:sz w:val="21"/>
                <w:szCs w:val="21"/>
                <w:lang w:eastAsia="zh-CN"/>
              </w:rPr>
              <w:t>0</w:t>
            </w:r>
          </w:p>
        </w:tc>
        <w:tc>
          <w:tcPr>
            <w:tcW w:w="534" w:type="pct"/>
            <w:vAlign w:val="center"/>
          </w:tcPr>
          <w:p w14:paraId="6C539AC0" w14:textId="77777777" w:rsidR="00EA70DD" w:rsidRPr="000C2091" w:rsidRDefault="00A42C0E" w:rsidP="000C2091">
            <w:pPr>
              <w:widowControl w:val="0"/>
              <w:jc w:val="center"/>
              <w:rPr>
                <w:rFonts w:ascii="Times New Roman" w:hAnsi="Times New Roman"/>
                <w:sz w:val="21"/>
                <w:szCs w:val="21"/>
                <w:lang w:eastAsia="zh-CN"/>
              </w:rPr>
            </w:pPr>
            <w:r w:rsidRPr="000C2091">
              <w:rPr>
                <w:rFonts w:ascii="Times New Roman" w:hAnsi="Times New Roman"/>
                <w:sz w:val="21"/>
                <w:szCs w:val="21"/>
                <w:lang w:eastAsia="zh-CN"/>
              </w:rPr>
              <w:t>0</w:t>
            </w:r>
          </w:p>
        </w:tc>
        <w:tc>
          <w:tcPr>
            <w:tcW w:w="534" w:type="pct"/>
            <w:vAlign w:val="center"/>
          </w:tcPr>
          <w:p w14:paraId="5E64B8B3" w14:textId="77777777" w:rsidR="00EA70DD" w:rsidRPr="000C2091" w:rsidRDefault="00A42C0E" w:rsidP="000C2091">
            <w:pPr>
              <w:widowControl w:val="0"/>
              <w:jc w:val="center"/>
              <w:rPr>
                <w:rFonts w:ascii="Times New Roman" w:hAnsi="Times New Roman"/>
                <w:sz w:val="21"/>
                <w:szCs w:val="21"/>
                <w:lang w:eastAsia="zh-CN"/>
              </w:rPr>
            </w:pPr>
            <w:r w:rsidRPr="000C2091">
              <w:rPr>
                <w:rFonts w:ascii="Times New Roman" w:hAnsi="Times New Roman"/>
                <w:sz w:val="21"/>
                <w:szCs w:val="21"/>
                <w:lang w:eastAsia="zh-CN"/>
              </w:rPr>
              <w:t>0</w:t>
            </w:r>
          </w:p>
        </w:tc>
        <w:tc>
          <w:tcPr>
            <w:tcW w:w="534" w:type="pct"/>
            <w:vAlign w:val="center"/>
          </w:tcPr>
          <w:p w14:paraId="590E9C18" w14:textId="0BD67267" w:rsidR="00EA70DD" w:rsidRPr="000C2091" w:rsidRDefault="001D2A4A" w:rsidP="000C2091">
            <w:pPr>
              <w:widowControl w:val="0"/>
              <w:jc w:val="center"/>
              <w:rPr>
                <w:rFonts w:ascii="Times New Roman" w:hAnsi="Times New Roman"/>
                <w:sz w:val="21"/>
                <w:szCs w:val="21"/>
                <w:lang w:eastAsia="zh-CN"/>
              </w:rPr>
            </w:pPr>
            <w:r>
              <w:rPr>
                <w:rFonts w:ascii="Times New Roman" w:hAnsi="Times New Roman"/>
                <w:sz w:val="21"/>
                <w:szCs w:val="21"/>
                <w:lang w:eastAsia="zh-CN"/>
              </w:rPr>
              <w:t>0.5</w:t>
            </w:r>
          </w:p>
        </w:tc>
        <w:tc>
          <w:tcPr>
            <w:tcW w:w="534" w:type="pct"/>
            <w:vAlign w:val="center"/>
          </w:tcPr>
          <w:p w14:paraId="2087223B" w14:textId="4FB49F91" w:rsidR="00EA70DD" w:rsidRPr="000C2091" w:rsidRDefault="001D2A4A" w:rsidP="000C2091">
            <w:pPr>
              <w:widowControl w:val="0"/>
              <w:jc w:val="center"/>
              <w:rPr>
                <w:rFonts w:ascii="Times New Roman" w:hAnsi="Times New Roman"/>
                <w:sz w:val="21"/>
                <w:szCs w:val="21"/>
                <w:lang w:eastAsia="zh-CN"/>
              </w:rPr>
            </w:pPr>
            <w:r>
              <w:rPr>
                <w:rFonts w:ascii="Times New Roman" w:hAnsi="Times New Roman"/>
                <w:sz w:val="21"/>
                <w:szCs w:val="21"/>
                <w:lang w:eastAsia="zh-CN"/>
              </w:rPr>
              <w:t>1</w:t>
            </w:r>
          </w:p>
        </w:tc>
      </w:tr>
      <w:tr w:rsidR="00BC6416" w:rsidRPr="000C2091" w14:paraId="6D5B3FE1" w14:textId="77777777" w:rsidTr="00264E0E">
        <w:trPr>
          <w:trHeight w:val="340"/>
          <w:jc w:val="center"/>
        </w:trPr>
        <w:tc>
          <w:tcPr>
            <w:tcW w:w="236" w:type="pct"/>
            <w:vAlign w:val="center"/>
          </w:tcPr>
          <w:p w14:paraId="6F271074" w14:textId="2B575B0F" w:rsidR="009106FA" w:rsidRPr="000C2091" w:rsidRDefault="009106FA" w:rsidP="009106FA">
            <w:pPr>
              <w:widowControl w:val="0"/>
              <w:spacing w:line="240" w:lineRule="atLeast"/>
              <w:jc w:val="center"/>
              <w:rPr>
                <w:rFonts w:ascii="Times New Roman" w:hAnsi="Times New Roman"/>
                <w:sz w:val="21"/>
                <w:szCs w:val="21"/>
                <w:lang w:eastAsia="zh-CN"/>
              </w:rPr>
            </w:pPr>
            <w:bookmarkStart w:id="68" w:name="_Hlk195190639"/>
            <w:r w:rsidRPr="000C2091">
              <w:rPr>
                <w:rFonts w:ascii="Times New Roman" w:hAnsi="Times New Roman"/>
                <w:sz w:val="21"/>
                <w:szCs w:val="21"/>
                <w:lang w:eastAsia="zh-CN"/>
              </w:rPr>
              <w:t>2</w:t>
            </w:r>
          </w:p>
        </w:tc>
        <w:tc>
          <w:tcPr>
            <w:tcW w:w="779" w:type="pct"/>
            <w:vAlign w:val="center"/>
          </w:tcPr>
          <w:p w14:paraId="7FD2BDB0" w14:textId="77777777" w:rsidR="009106FA" w:rsidRPr="000C2091" w:rsidRDefault="009106FA" w:rsidP="009106FA">
            <w:pPr>
              <w:pStyle w:val="ColumnHeading"/>
              <w:widowControl w:val="0"/>
              <w:spacing w:after="0"/>
              <w:jc w:val="center"/>
              <w:rPr>
                <w:b w:val="0"/>
                <w:sz w:val="21"/>
                <w:szCs w:val="21"/>
                <w:lang w:eastAsia="zh-CN"/>
              </w:rPr>
            </w:pPr>
            <w:r w:rsidRPr="000C2091">
              <w:rPr>
                <w:b w:val="0"/>
                <w:sz w:val="21"/>
                <w:szCs w:val="21"/>
                <w:lang w:eastAsia="zh-CN"/>
              </w:rPr>
              <w:t>低剂量组</w:t>
            </w:r>
          </w:p>
        </w:tc>
        <w:tc>
          <w:tcPr>
            <w:tcW w:w="782" w:type="pct"/>
            <w:vAlign w:val="center"/>
          </w:tcPr>
          <w:p w14:paraId="52C3F848" w14:textId="063D685F" w:rsidR="009106FA" w:rsidRPr="000C2091" w:rsidRDefault="00BC6416" w:rsidP="00BC6416">
            <w:pPr>
              <w:jc w:val="center"/>
              <w:rPr>
                <w:rFonts w:ascii="Times New Roman" w:hAnsi="Times New Roman"/>
                <w:sz w:val="21"/>
                <w:szCs w:val="21"/>
                <w:lang w:eastAsia="zh-CN"/>
              </w:rPr>
            </w:pPr>
            <w:r>
              <w:rPr>
                <w:rFonts w:ascii="Times New Roman" w:hAnsi="Times New Roman"/>
                <w:sz w:val="21"/>
                <w:szCs w:val="21"/>
                <w:lang w:eastAsia="zh-CN"/>
              </w:rPr>
              <w:t>RF0125008</w:t>
            </w:r>
          </w:p>
        </w:tc>
        <w:tc>
          <w:tcPr>
            <w:tcW w:w="534" w:type="pct"/>
            <w:vAlign w:val="center"/>
          </w:tcPr>
          <w:p w14:paraId="267DFC7C" w14:textId="3FABC712"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lang w:eastAsia="zh-CN"/>
              </w:rPr>
              <w:t>7.5</w:t>
            </w:r>
          </w:p>
        </w:tc>
        <w:tc>
          <w:tcPr>
            <w:tcW w:w="534" w:type="pct"/>
            <w:vAlign w:val="center"/>
          </w:tcPr>
          <w:p w14:paraId="5BC89778" w14:textId="04037C11"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lang w:eastAsia="zh-CN"/>
              </w:rPr>
              <w:t>15</w:t>
            </w:r>
          </w:p>
        </w:tc>
        <w:tc>
          <w:tcPr>
            <w:tcW w:w="534" w:type="pct"/>
            <w:vAlign w:val="center"/>
          </w:tcPr>
          <w:p w14:paraId="3967BC1F" w14:textId="01BAF1DE"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rPr>
              <w:t>30</w:t>
            </w:r>
          </w:p>
        </w:tc>
        <w:tc>
          <w:tcPr>
            <w:tcW w:w="534" w:type="pct"/>
            <w:vAlign w:val="center"/>
          </w:tcPr>
          <w:p w14:paraId="5BA8CFD2" w14:textId="284D09F7"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rPr>
              <w:t>30</w:t>
            </w:r>
          </w:p>
        </w:tc>
        <w:tc>
          <w:tcPr>
            <w:tcW w:w="534" w:type="pct"/>
            <w:vAlign w:val="center"/>
          </w:tcPr>
          <w:p w14:paraId="76398DF7" w14:textId="2E83FF0E"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rPr>
              <w:t>0.25</w:t>
            </w:r>
          </w:p>
        </w:tc>
        <w:tc>
          <w:tcPr>
            <w:tcW w:w="534" w:type="pct"/>
            <w:vAlign w:val="center"/>
          </w:tcPr>
          <w:p w14:paraId="19084567" w14:textId="498E80FD"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rPr>
              <w:t>0.5</w:t>
            </w:r>
          </w:p>
        </w:tc>
      </w:tr>
      <w:tr w:rsidR="00BC6416" w:rsidRPr="000C2091" w14:paraId="1F08107C" w14:textId="77777777" w:rsidTr="00264E0E">
        <w:trPr>
          <w:trHeight w:val="340"/>
          <w:jc w:val="center"/>
        </w:trPr>
        <w:tc>
          <w:tcPr>
            <w:tcW w:w="236" w:type="pct"/>
            <w:vAlign w:val="center"/>
          </w:tcPr>
          <w:p w14:paraId="60AE952B" w14:textId="183A8E9E" w:rsidR="009106FA" w:rsidRPr="000C2091" w:rsidRDefault="009106FA" w:rsidP="009106FA">
            <w:pPr>
              <w:widowControl w:val="0"/>
              <w:spacing w:line="240" w:lineRule="atLeast"/>
              <w:jc w:val="center"/>
              <w:rPr>
                <w:rFonts w:ascii="Times New Roman" w:hAnsi="Times New Roman"/>
                <w:sz w:val="21"/>
                <w:szCs w:val="21"/>
                <w:lang w:eastAsia="zh-CN"/>
              </w:rPr>
            </w:pPr>
            <w:r w:rsidRPr="000C2091">
              <w:rPr>
                <w:rFonts w:ascii="Times New Roman" w:hAnsi="Times New Roman"/>
                <w:sz w:val="21"/>
                <w:szCs w:val="21"/>
                <w:lang w:eastAsia="zh-CN"/>
              </w:rPr>
              <w:t>3</w:t>
            </w:r>
          </w:p>
        </w:tc>
        <w:tc>
          <w:tcPr>
            <w:tcW w:w="779" w:type="pct"/>
            <w:vAlign w:val="center"/>
          </w:tcPr>
          <w:p w14:paraId="4AF70742" w14:textId="77777777" w:rsidR="009106FA" w:rsidRPr="000C2091" w:rsidRDefault="009106FA" w:rsidP="009106FA">
            <w:pPr>
              <w:pStyle w:val="ColumnHeading"/>
              <w:widowControl w:val="0"/>
              <w:spacing w:after="0"/>
              <w:jc w:val="center"/>
              <w:rPr>
                <w:b w:val="0"/>
                <w:sz w:val="21"/>
                <w:szCs w:val="21"/>
                <w:lang w:eastAsia="zh-CN"/>
              </w:rPr>
            </w:pPr>
            <w:r w:rsidRPr="000C2091">
              <w:rPr>
                <w:b w:val="0"/>
                <w:sz w:val="21"/>
                <w:szCs w:val="21"/>
                <w:lang w:eastAsia="zh-CN"/>
              </w:rPr>
              <w:t>高剂量组</w:t>
            </w:r>
          </w:p>
        </w:tc>
        <w:tc>
          <w:tcPr>
            <w:tcW w:w="782" w:type="pct"/>
            <w:vAlign w:val="center"/>
          </w:tcPr>
          <w:p w14:paraId="01DE3E7B" w14:textId="51E85856" w:rsidR="009106FA" w:rsidRPr="000C2091" w:rsidRDefault="00BC6416" w:rsidP="001425F3">
            <w:pPr>
              <w:jc w:val="center"/>
              <w:rPr>
                <w:rFonts w:ascii="Times New Roman" w:hAnsi="Times New Roman"/>
                <w:sz w:val="21"/>
                <w:szCs w:val="21"/>
                <w:lang w:eastAsia="zh-CN"/>
              </w:rPr>
            </w:pPr>
            <w:r>
              <w:rPr>
                <w:rFonts w:ascii="Times New Roman" w:hAnsi="Times New Roman"/>
                <w:sz w:val="21"/>
                <w:szCs w:val="21"/>
                <w:lang w:eastAsia="zh-CN"/>
              </w:rPr>
              <w:t>RF0125008</w:t>
            </w:r>
          </w:p>
        </w:tc>
        <w:tc>
          <w:tcPr>
            <w:tcW w:w="534" w:type="pct"/>
            <w:vAlign w:val="center"/>
          </w:tcPr>
          <w:p w14:paraId="6017F110" w14:textId="6E77CCAD"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lang w:eastAsia="zh-CN"/>
              </w:rPr>
              <w:t>15</w:t>
            </w:r>
          </w:p>
        </w:tc>
        <w:tc>
          <w:tcPr>
            <w:tcW w:w="534" w:type="pct"/>
            <w:vAlign w:val="center"/>
          </w:tcPr>
          <w:p w14:paraId="217837B4" w14:textId="1F657C68"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lang w:eastAsia="zh-CN"/>
              </w:rPr>
              <w:t>30</w:t>
            </w:r>
          </w:p>
        </w:tc>
        <w:tc>
          <w:tcPr>
            <w:tcW w:w="534" w:type="pct"/>
            <w:vAlign w:val="center"/>
          </w:tcPr>
          <w:p w14:paraId="1BFDC5D7" w14:textId="382F13A3"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rPr>
              <w:t>30</w:t>
            </w:r>
          </w:p>
        </w:tc>
        <w:tc>
          <w:tcPr>
            <w:tcW w:w="534" w:type="pct"/>
            <w:vAlign w:val="center"/>
          </w:tcPr>
          <w:p w14:paraId="719B8D96" w14:textId="48010A60"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rPr>
              <w:t>30</w:t>
            </w:r>
          </w:p>
        </w:tc>
        <w:tc>
          <w:tcPr>
            <w:tcW w:w="534" w:type="pct"/>
            <w:vAlign w:val="center"/>
          </w:tcPr>
          <w:p w14:paraId="7793B471" w14:textId="1CE64BEE"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rPr>
              <w:t>0.5</w:t>
            </w:r>
          </w:p>
        </w:tc>
        <w:tc>
          <w:tcPr>
            <w:tcW w:w="534" w:type="pct"/>
            <w:vAlign w:val="center"/>
          </w:tcPr>
          <w:p w14:paraId="787E441D" w14:textId="59A5BC79" w:rsidR="009106FA" w:rsidRPr="000C2091" w:rsidRDefault="009106FA" w:rsidP="009106FA">
            <w:pPr>
              <w:widowControl w:val="0"/>
              <w:jc w:val="center"/>
              <w:rPr>
                <w:rFonts w:ascii="Times New Roman" w:hAnsi="Times New Roman"/>
                <w:sz w:val="21"/>
                <w:szCs w:val="21"/>
                <w:lang w:eastAsia="zh-CN"/>
              </w:rPr>
            </w:pPr>
            <w:r>
              <w:rPr>
                <w:rFonts w:ascii="Times New Roman" w:hAnsi="Times New Roman"/>
                <w:sz w:val="21"/>
                <w:szCs w:val="21"/>
              </w:rPr>
              <w:t>1</w:t>
            </w:r>
          </w:p>
        </w:tc>
      </w:tr>
      <w:bookmarkEnd w:id="68"/>
      <w:tr w:rsidR="00BC6416" w:rsidRPr="000C2091" w14:paraId="07AE9C8A" w14:textId="77777777" w:rsidTr="00264E0E">
        <w:trPr>
          <w:trHeight w:val="340"/>
          <w:jc w:val="center"/>
        </w:trPr>
        <w:tc>
          <w:tcPr>
            <w:tcW w:w="236" w:type="pct"/>
            <w:vAlign w:val="center"/>
          </w:tcPr>
          <w:p w14:paraId="136D39F2" w14:textId="129F8817" w:rsidR="00EA70DD" w:rsidRPr="000C2091" w:rsidRDefault="00EE53EB" w:rsidP="000C2091">
            <w:pPr>
              <w:widowControl w:val="0"/>
              <w:jc w:val="center"/>
              <w:rPr>
                <w:rFonts w:ascii="Times New Roman" w:hAnsi="Times New Roman"/>
                <w:sz w:val="21"/>
                <w:szCs w:val="21"/>
                <w:lang w:eastAsia="zh-CN"/>
              </w:rPr>
            </w:pPr>
            <w:r w:rsidRPr="000C2091">
              <w:rPr>
                <w:rFonts w:ascii="Times New Roman" w:hAnsi="Times New Roman"/>
                <w:sz w:val="21"/>
                <w:szCs w:val="21"/>
                <w:lang w:eastAsia="zh-CN"/>
              </w:rPr>
              <w:t>4</w:t>
            </w:r>
          </w:p>
        </w:tc>
        <w:tc>
          <w:tcPr>
            <w:tcW w:w="779" w:type="pct"/>
            <w:vAlign w:val="center"/>
          </w:tcPr>
          <w:p w14:paraId="6054A4AC" w14:textId="77777777" w:rsidR="00EA70DD" w:rsidRPr="000C2091" w:rsidRDefault="00A42C0E" w:rsidP="000C2091">
            <w:pPr>
              <w:pStyle w:val="ColumnHeading"/>
              <w:widowControl w:val="0"/>
              <w:spacing w:after="0"/>
              <w:jc w:val="center"/>
              <w:rPr>
                <w:b w:val="0"/>
                <w:sz w:val="21"/>
                <w:szCs w:val="21"/>
                <w:lang w:eastAsia="zh-CN"/>
              </w:rPr>
            </w:pPr>
            <w:r w:rsidRPr="000C2091">
              <w:rPr>
                <w:b w:val="0"/>
                <w:sz w:val="21"/>
                <w:szCs w:val="21"/>
                <w:lang w:eastAsia="zh-CN"/>
              </w:rPr>
              <w:t>阳性</w:t>
            </w:r>
          </w:p>
          <w:p w14:paraId="2A3E3752" w14:textId="77777777" w:rsidR="00EA70DD" w:rsidRPr="000C2091" w:rsidRDefault="00A42C0E" w:rsidP="000C2091">
            <w:pPr>
              <w:pStyle w:val="ColumnHeading"/>
              <w:widowControl w:val="0"/>
              <w:spacing w:after="0"/>
              <w:jc w:val="center"/>
              <w:rPr>
                <w:b w:val="0"/>
                <w:sz w:val="21"/>
                <w:szCs w:val="21"/>
                <w:lang w:eastAsia="zh-CN"/>
              </w:rPr>
            </w:pPr>
            <w:r w:rsidRPr="000C2091">
              <w:rPr>
                <w:b w:val="0"/>
                <w:sz w:val="21"/>
                <w:szCs w:val="21"/>
                <w:lang w:eastAsia="zh-CN"/>
              </w:rPr>
              <w:t>对照组</w:t>
            </w:r>
          </w:p>
        </w:tc>
        <w:tc>
          <w:tcPr>
            <w:tcW w:w="782" w:type="pct"/>
            <w:vAlign w:val="center"/>
          </w:tcPr>
          <w:p w14:paraId="2FDD20A7" w14:textId="77777777" w:rsidR="00EA70DD" w:rsidRPr="000C2091" w:rsidRDefault="00A42C0E" w:rsidP="000C2091">
            <w:pPr>
              <w:pStyle w:val="ColumnHeading"/>
              <w:widowControl w:val="0"/>
              <w:spacing w:after="0"/>
              <w:jc w:val="center"/>
              <w:rPr>
                <w:b w:val="0"/>
                <w:sz w:val="21"/>
                <w:szCs w:val="21"/>
                <w:lang w:eastAsia="zh-CN"/>
              </w:rPr>
            </w:pPr>
            <w:r w:rsidRPr="000C2091">
              <w:rPr>
                <w:b w:val="0"/>
                <w:sz w:val="21"/>
                <w:szCs w:val="21"/>
                <w:lang w:eastAsia="zh-CN"/>
              </w:rPr>
              <w:t>卵白蛋白</w:t>
            </w:r>
          </w:p>
        </w:tc>
        <w:tc>
          <w:tcPr>
            <w:tcW w:w="534" w:type="pct"/>
            <w:vAlign w:val="center"/>
          </w:tcPr>
          <w:p w14:paraId="513A74AB" w14:textId="77777777" w:rsidR="00EA70DD" w:rsidRPr="000C2091" w:rsidRDefault="00A42C0E" w:rsidP="000C2091">
            <w:pPr>
              <w:widowControl w:val="0"/>
              <w:jc w:val="center"/>
              <w:rPr>
                <w:rFonts w:ascii="Times New Roman" w:hAnsi="Times New Roman"/>
                <w:sz w:val="21"/>
                <w:szCs w:val="21"/>
                <w:lang w:eastAsia="zh-CN"/>
              </w:rPr>
            </w:pPr>
            <w:r w:rsidRPr="000C2091">
              <w:rPr>
                <w:rFonts w:ascii="Times New Roman" w:hAnsi="Times New Roman"/>
                <w:sz w:val="21"/>
                <w:szCs w:val="21"/>
                <w:lang w:eastAsia="zh-CN"/>
              </w:rPr>
              <w:t>2</w:t>
            </w:r>
          </w:p>
        </w:tc>
        <w:tc>
          <w:tcPr>
            <w:tcW w:w="534" w:type="pct"/>
            <w:vAlign w:val="center"/>
          </w:tcPr>
          <w:p w14:paraId="4A9AA155" w14:textId="77777777" w:rsidR="00EA70DD" w:rsidRPr="000C2091" w:rsidRDefault="00A42C0E" w:rsidP="000C2091">
            <w:pPr>
              <w:widowControl w:val="0"/>
              <w:jc w:val="center"/>
              <w:rPr>
                <w:rFonts w:ascii="Times New Roman" w:hAnsi="Times New Roman"/>
                <w:sz w:val="21"/>
                <w:szCs w:val="21"/>
                <w:lang w:eastAsia="zh-CN"/>
              </w:rPr>
            </w:pPr>
            <w:r w:rsidRPr="000C2091">
              <w:rPr>
                <w:rFonts w:ascii="Times New Roman" w:hAnsi="Times New Roman"/>
                <w:sz w:val="21"/>
                <w:szCs w:val="21"/>
                <w:lang w:eastAsia="zh-CN"/>
              </w:rPr>
              <w:t>4</w:t>
            </w:r>
          </w:p>
        </w:tc>
        <w:tc>
          <w:tcPr>
            <w:tcW w:w="534" w:type="pct"/>
            <w:vAlign w:val="center"/>
          </w:tcPr>
          <w:p w14:paraId="292C1239" w14:textId="77777777" w:rsidR="00EA70DD" w:rsidRPr="000C2091" w:rsidRDefault="00A42C0E" w:rsidP="000C2091">
            <w:pPr>
              <w:widowControl w:val="0"/>
              <w:jc w:val="center"/>
              <w:rPr>
                <w:rFonts w:ascii="Times New Roman" w:hAnsi="Times New Roman"/>
                <w:sz w:val="21"/>
                <w:szCs w:val="21"/>
                <w:lang w:eastAsia="zh-CN"/>
              </w:rPr>
            </w:pPr>
            <w:r w:rsidRPr="000C2091">
              <w:rPr>
                <w:rFonts w:ascii="Times New Roman" w:hAnsi="Times New Roman"/>
                <w:sz w:val="21"/>
                <w:szCs w:val="21"/>
                <w:lang w:eastAsia="zh-CN"/>
              </w:rPr>
              <w:t>4</w:t>
            </w:r>
          </w:p>
        </w:tc>
        <w:tc>
          <w:tcPr>
            <w:tcW w:w="534" w:type="pct"/>
            <w:vAlign w:val="center"/>
          </w:tcPr>
          <w:p w14:paraId="1AC3CE1B" w14:textId="77777777" w:rsidR="00EA70DD" w:rsidRPr="000C2091" w:rsidRDefault="00A42C0E" w:rsidP="000C2091">
            <w:pPr>
              <w:widowControl w:val="0"/>
              <w:jc w:val="center"/>
              <w:rPr>
                <w:rFonts w:ascii="Times New Roman" w:hAnsi="Times New Roman"/>
                <w:sz w:val="21"/>
                <w:szCs w:val="21"/>
                <w:lang w:eastAsia="zh-CN"/>
              </w:rPr>
            </w:pPr>
            <w:r w:rsidRPr="000C2091">
              <w:rPr>
                <w:rFonts w:ascii="Times New Roman" w:hAnsi="Times New Roman"/>
                <w:sz w:val="21"/>
                <w:szCs w:val="21"/>
                <w:lang w:eastAsia="zh-CN"/>
              </w:rPr>
              <w:t>4</w:t>
            </w:r>
          </w:p>
        </w:tc>
        <w:tc>
          <w:tcPr>
            <w:tcW w:w="534" w:type="pct"/>
            <w:vAlign w:val="center"/>
          </w:tcPr>
          <w:p w14:paraId="64C69A87" w14:textId="77777777" w:rsidR="00EA70DD" w:rsidRPr="000C2091" w:rsidRDefault="00A42C0E" w:rsidP="000C2091">
            <w:pPr>
              <w:widowControl w:val="0"/>
              <w:jc w:val="center"/>
              <w:rPr>
                <w:rFonts w:ascii="Times New Roman" w:hAnsi="Times New Roman"/>
                <w:sz w:val="21"/>
                <w:szCs w:val="21"/>
                <w:lang w:eastAsia="zh-CN"/>
              </w:rPr>
            </w:pPr>
            <w:r w:rsidRPr="000C2091">
              <w:rPr>
                <w:rFonts w:ascii="Times New Roman" w:hAnsi="Times New Roman"/>
                <w:sz w:val="21"/>
                <w:szCs w:val="21"/>
                <w:lang w:eastAsia="zh-CN"/>
              </w:rPr>
              <w:t>0.5 mL/</w:t>
            </w:r>
            <w:r w:rsidRPr="000C2091">
              <w:rPr>
                <w:rFonts w:ascii="Times New Roman" w:hAnsi="Times New Roman"/>
                <w:sz w:val="21"/>
                <w:szCs w:val="21"/>
                <w:lang w:eastAsia="zh-CN"/>
              </w:rPr>
              <w:t>只</w:t>
            </w:r>
          </w:p>
        </w:tc>
        <w:tc>
          <w:tcPr>
            <w:tcW w:w="534" w:type="pct"/>
            <w:vAlign w:val="center"/>
          </w:tcPr>
          <w:p w14:paraId="32231A24" w14:textId="7379B85E" w:rsidR="00EA70DD" w:rsidRPr="000C2091" w:rsidRDefault="00A42C0E" w:rsidP="000C2091">
            <w:pPr>
              <w:widowControl w:val="0"/>
              <w:jc w:val="center"/>
              <w:rPr>
                <w:rFonts w:ascii="Times New Roman" w:hAnsi="Times New Roman"/>
                <w:sz w:val="21"/>
                <w:szCs w:val="21"/>
                <w:lang w:eastAsia="zh-CN"/>
              </w:rPr>
            </w:pPr>
            <w:r w:rsidRPr="000C2091">
              <w:rPr>
                <w:rFonts w:ascii="Times New Roman" w:hAnsi="Times New Roman"/>
                <w:sz w:val="21"/>
                <w:szCs w:val="21"/>
                <w:lang w:eastAsia="zh-CN"/>
              </w:rPr>
              <w:t>1</w:t>
            </w:r>
            <w:r w:rsidR="00BC6416">
              <w:rPr>
                <w:rFonts w:ascii="Times New Roman" w:hAnsi="Times New Roman"/>
                <w:sz w:val="21"/>
                <w:szCs w:val="21"/>
                <w:lang w:eastAsia="zh-CN"/>
              </w:rPr>
              <w:t xml:space="preserve"> </w:t>
            </w:r>
            <w:r w:rsidRPr="000C2091">
              <w:rPr>
                <w:rFonts w:ascii="Times New Roman" w:hAnsi="Times New Roman"/>
                <w:sz w:val="21"/>
                <w:szCs w:val="21"/>
                <w:lang w:eastAsia="zh-CN"/>
              </w:rPr>
              <w:t>mL/</w:t>
            </w:r>
            <w:r w:rsidRPr="000C2091">
              <w:rPr>
                <w:rFonts w:ascii="Times New Roman" w:hAnsi="Times New Roman"/>
                <w:sz w:val="21"/>
                <w:szCs w:val="21"/>
                <w:lang w:eastAsia="zh-CN"/>
              </w:rPr>
              <w:t>只</w:t>
            </w:r>
          </w:p>
        </w:tc>
      </w:tr>
    </w:tbl>
    <w:p w14:paraId="50B81C38" w14:textId="77777777" w:rsidR="00EA70DD" w:rsidRPr="00CB0BBF" w:rsidRDefault="00EA70DD">
      <w:pPr>
        <w:pStyle w:val="Char"/>
        <w:numPr>
          <w:ilvl w:val="0"/>
          <w:numId w:val="0"/>
        </w:numPr>
        <w:rPr>
          <w:rFonts w:ascii="Times New Roman" w:hAnsi="Times New Roman"/>
          <w:b/>
          <w:sz w:val="24"/>
          <w:szCs w:val="24"/>
          <w:lang w:eastAsia="zh-CN"/>
        </w:rPr>
      </w:pPr>
      <w:bookmarkStart w:id="69" w:name="_Toc22131467"/>
      <w:bookmarkStart w:id="70" w:name="_Toc22626314"/>
      <w:bookmarkStart w:id="71" w:name="_Toc22627128"/>
    </w:p>
    <w:p w14:paraId="421F7220" w14:textId="43B8A2C3" w:rsidR="00EA70DD" w:rsidRPr="00CB0BBF" w:rsidRDefault="00A42C0E" w:rsidP="0095441E">
      <w:pPr>
        <w:pStyle w:val="afd"/>
        <w:numPr>
          <w:ilvl w:val="2"/>
          <w:numId w:val="12"/>
        </w:numPr>
        <w:spacing w:line="360" w:lineRule="auto"/>
        <w:ind w:left="567" w:firstLineChars="0"/>
        <w:jc w:val="both"/>
        <w:outlineLvl w:val="2"/>
        <w:rPr>
          <w:rFonts w:ascii="Times New Roman" w:hAnsi="Times New Roman"/>
          <w:b/>
          <w:bCs/>
          <w:sz w:val="24"/>
          <w:szCs w:val="24"/>
          <w:lang w:eastAsia="zh-CN"/>
        </w:rPr>
      </w:pPr>
      <w:bookmarkStart w:id="72" w:name="_Toc207615314"/>
      <w:r w:rsidRPr="00CB0BBF">
        <w:rPr>
          <w:rFonts w:ascii="Times New Roman" w:hAnsi="Times New Roman"/>
          <w:b/>
          <w:bCs/>
          <w:sz w:val="24"/>
          <w:szCs w:val="24"/>
          <w:lang w:eastAsia="zh-CN"/>
        </w:rPr>
        <w:t>保存条件</w:t>
      </w:r>
      <w:bookmarkEnd w:id="69"/>
      <w:bookmarkEnd w:id="70"/>
      <w:bookmarkEnd w:id="71"/>
      <w:bookmarkEnd w:id="72"/>
    </w:p>
    <w:p w14:paraId="530BB329" w14:textId="24E10421" w:rsidR="00D62A75" w:rsidRDefault="00D62A75" w:rsidP="00AD480F">
      <w:pPr>
        <w:widowControl w:val="0"/>
        <w:suppressAutoHyphens/>
        <w:autoSpaceDE w:val="0"/>
        <w:autoSpaceDN w:val="0"/>
        <w:adjustRightInd w:val="0"/>
        <w:spacing w:line="360" w:lineRule="auto"/>
        <w:ind w:firstLineChars="200" w:firstLine="480"/>
        <w:jc w:val="both"/>
        <w:rPr>
          <w:rFonts w:ascii="Times New Roman" w:hAnsi="Times New Roman"/>
          <w:bCs/>
          <w:sz w:val="24"/>
          <w:szCs w:val="24"/>
          <w:lang w:eastAsia="zh-CN"/>
        </w:rPr>
      </w:pPr>
      <w:bookmarkStart w:id="73" w:name="_Toc148964616"/>
      <w:bookmarkStart w:id="74" w:name="_Toc190721158"/>
      <w:bookmarkStart w:id="75" w:name="_Toc22131468"/>
      <w:bookmarkStart w:id="76" w:name="_Toc22626315"/>
      <w:bookmarkStart w:id="77" w:name="_Toc22627129"/>
      <w:r>
        <w:rPr>
          <w:rFonts w:ascii="Times New Roman" w:hAnsi="Times New Roman"/>
          <w:bCs/>
          <w:sz w:val="24"/>
          <w:szCs w:val="24"/>
          <w:lang w:eastAsia="zh-CN"/>
        </w:rPr>
        <w:t>组</w:t>
      </w:r>
      <w:r>
        <w:rPr>
          <w:rFonts w:ascii="Times New Roman" w:hAnsi="Times New Roman" w:hint="eastAsia"/>
          <w:bCs/>
          <w:sz w:val="24"/>
          <w:szCs w:val="24"/>
          <w:lang w:eastAsia="zh-CN"/>
        </w:rPr>
        <w:t>1</w:t>
      </w:r>
      <w:r>
        <w:rPr>
          <w:rFonts w:ascii="Times New Roman" w:hAnsi="Times New Roman" w:hint="eastAsia"/>
          <w:bCs/>
          <w:sz w:val="24"/>
          <w:szCs w:val="24"/>
          <w:lang w:eastAsia="zh-CN"/>
        </w:rPr>
        <w:t>：给药前直接整瓶分发</w:t>
      </w:r>
      <w:r w:rsidR="00BC6416">
        <w:rPr>
          <w:rFonts w:ascii="Times New Roman" w:hAnsi="Times New Roman" w:hint="eastAsia"/>
          <w:bCs/>
          <w:sz w:val="24"/>
          <w:szCs w:val="24"/>
          <w:lang w:eastAsia="zh-CN"/>
        </w:rPr>
        <w:t>，室温保存</w:t>
      </w:r>
      <w:r>
        <w:rPr>
          <w:rFonts w:ascii="Times New Roman" w:hAnsi="Times New Roman" w:hint="eastAsia"/>
          <w:bCs/>
          <w:sz w:val="24"/>
          <w:szCs w:val="24"/>
          <w:lang w:eastAsia="zh-CN"/>
        </w:rPr>
        <w:t>。</w:t>
      </w:r>
    </w:p>
    <w:p w14:paraId="02E4FBB2" w14:textId="6255B3CD" w:rsidR="00D62A75" w:rsidRDefault="00D62A75" w:rsidP="00AD480F">
      <w:pPr>
        <w:widowControl w:val="0"/>
        <w:suppressAutoHyphens/>
        <w:autoSpaceDE w:val="0"/>
        <w:autoSpaceDN w:val="0"/>
        <w:adjustRightInd w:val="0"/>
        <w:spacing w:line="360" w:lineRule="auto"/>
        <w:ind w:firstLineChars="200" w:firstLine="480"/>
        <w:jc w:val="both"/>
        <w:rPr>
          <w:rFonts w:ascii="Times New Roman" w:hAnsi="Times New Roman"/>
          <w:bCs/>
          <w:sz w:val="24"/>
          <w:szCs w:val="24"/>
          <w:lang w:eastAsia="zh-CN"/>
        </w:rPr>
      </w:pPr>
      <w:r>
        <w:rPr>
          <w:rFonts w:ascii="Times New Roman" w:hAnsi="Times New Roman" w:hint="eastAsia"/>
          <w:bCs/>
          <w:sz w:val="24"/>
          <w:szCs w:val="24"/>
          <w:lang w:eastAsia="zh-CN"/>
        </w:rPr>
        <w:t>组</w:t>
      </w:r>
      <w:r>
        <w:rPr>
          <w:rFonts w:ascii="Times New Roman" w:hAnsi="Times New Roman"/>
          <w:bCs/>
          <w:sz w:val="24"/>
          <w:szCs w:val="24"/>
          <w:lang w:eastAsia="zh-CN"/>
        </w:rPr>
        <w:t>2-</w:t>
      </w:r>
      <w:r>
        <w:rPr>
          <w:rFonts w:ascii="Times New Roman" w:hAnsi="Times New Roman"/>
          <w:bCs/>
          <w:sz w:val="24"/>
          <w:szCs w:val="24"/>
          <w:lang w:eastAsia="zh-CN"/>
        </w:rPr>
        <w:t>组</w:t>
      </w:r>
      <w:r>
        <w:rPr>
          <w:rFonts w:ascii="Times New Roman" w:hAnsi="Times New Roman" w:hint="eastAsia"/>
          <w:bCs/>
          <w:sz w:val="24"/>
          <w:szCs w:val="24"/>
          <w:lang w:eastAsia="zh-CN"/>
        </w:rPr>
        <w:t>3</w:t>
      </w:r>
      <w:r w:rsidR="001425F3">
        <w:rPr>
          <w:rFonts w:ascii="Times New Roman" w:hAnsi="Times New Roman" w:hint="eastAsia"/>
          <w:bCs/>
          <w:sz w:val="24"/>
          <w:szCs w:val="24"/>
          <w:lang w:eastAsia="zh-CN"/>
        </w:rPr>
        <w:t>：</w:t>
      </w:r>
      <w:r>
        <w:rPr>
          <w:rFonts w:ascii="Times New Roman" w:hAnsi="Times New Roman" w:hint="eastAsia"/>
          <w:bCs/>
          <w:sz w:val="24"/>
          <w:szCs w:val="24"/>
          <w:lang w:eastAsia="zh-CN"/>
        </w:rPr>
        <w:t>给药制剂配制</w:t>
      </w:r>
      <w:r w:rsidR="009106FA">
        <w:rPr>
          <w:rFonts w:ascii="Times New Roman" w:hAnsi="Times New Roman" w:hint="eastAsia"/>
          <w:bCs/>
          <w:sz w:val="24"/>
          <w:szCs w:val="24"/>
          <w:lang w:eastAsia="zh-CN"/>
        </w:rPr>
        <w:t>后，</w:t>
      </w:r>
      <w:r w:rsidR="009106FA" w:rsidRPr="00147DE0">
        <w:rPr>
          <w:rFonts w:ascii="Times New Roman" w:hAnsi="Times New Roman"/>
          <w:sz w:val="24"/>
          <w:szCs w:val="24"/>
          <w:lang w:eastAsia="zh-CN"/>
        </w:rPr>
        <w:t>2 ~ 8 °C</w:t>
      </w:r>
      <w:r w:rsidR="00035D01">
        <w:rPr>
          <w:rFonts w:ascii="Times New Roman" w:hAnsi="Times New Roman"/>
          <w:bCs/>
          <w:iCs/>
          <w:sz w:val="24"/>
          <w:szCs w:val="24"/>
          <w:lang w:eastAsia="zh-CN"/>
        </w:rPr>
        <w:t>遮</w:t>
      </w:r>
      <w:r w:rsidR="009106FA" w:rsidRPr="00147DE0">
        <w:rPr>
          <w:rFonts w:ascii="Times New Roman" w:hAnsi="Times New Roman"/>
          <w:bCs/>
          <w:iCs/>
          <w:sz w:val="24"/>
          <w:szCs w:val="24"/>
          <w:lang w:eastAsia="zh-CN"/>
        </w:rPr>
        <w:t>光</w:t>
      </w:r>
      <w:r w:rsidR="009106FA" w:rsidRPr="00147DE0">
        <w:rPr>
          <w:rFonts w:ascii="Times New Roman" w:hAnsi="Times New Roman"/>
          <w:sz w:val="24"/>
          <w:szCs w:val="24"/>
          <w:lang w:eastAsia="zh-CN"/>
        </w:rPr>
        <w:t>保存，临用前转移至室温。</w:t>
      </w:r>
    </w:p>
    <w:p w14:paraId="24D849C2" w14:textId="0B8A8DE8" w:rsidR="00BC6416" w:rsidRPr="00264E0E" w:rsidRDefault="00D62A75" w:rsidP="0066279D">
      <w:pPr>
        <w:widowControl w:val="0"/>
        <w:suppressAutoHyphens/>
        <w:autoSpaceDE w:val="0"/>
        <w:autoSpaceDN w:val="0"/>
        <w:adjustRightInd w:val="0"/>
        <w:spacing w:line="360" w:lineRule="auto"/>
        <w:ind w:firstLineChars="200" w:firstLine="480"/>
        <w:jc w:val="both"/>
        <w:rPr>
          <w:rFonts w:ascii="Times New Roman" w:hAnsi="Times New Roman"/>
          <w:bCs/>
          <w:sz w:val="24"/>
          <w:szCs w:val="24"/>
          <w:lang w:eastAsia="zh-CN"/>
        </w:rPr>
      </w:pPr>
      <w:r>
        <w:rPr>
          <w:rFonts w:ascii="Times New Roman" w:hAnsi="Times New Roman" w:hint="eastAsia"/>
          <w:bCs/>
          <w:sz w:val="24"/>
          <w:szCs w:val="24"/>
          <w:lang w:eastAsia="zh-CN"/>
        </w:rPr>
        <w:t>组</w:t>
      </w:r>
      <w:r>
        <w:rPr>
          <w:rFonts w:ascii="Times New Roman" w:hAnsi="Times New Roman" w:hint="eastAsia"/>
          <w:bCs/>
          <w:sz w:val="24"/>
          <w:szCs w:val="24"/>
          <w:lang w:eastAsia="zh-CN"/>
        </w:rPr>
        <w:t>4</w:t>
      </w:r>
      <w:r>
        <w:rPr>
          <w:rFonts w:ascii="Times New Roman" w:hAnsi="Times New Roman" w:hint="eastAsia"/>
          <w:bCs/>
          <w:sz w:val="24"/>
          <w:szCs w:val="24"/>
          <w:lang w:eastAsia="zh-CN"/>
        </w:rPr>
        <w:t>：现配现用。</w:t>
      </w:r>
    </w:p>
    <w:p w14:paraId="3A8F3BE6" w14:textId="5F9A7358" w:rsidR="00EA70DD" w:rsidRPr="00CB0BBF" w:rsidRDefault="00D62A75">
      <w:pPr>
        <w:pStyle w:val="2"/>
        <w:keepNext w:val="0"/>
        <w:widowControl w:val="0"/>
        <w:numPr>
          <w:ilvl w:val="1"/>
          <w:numId w:val="6"/>
        </w:numPr>
        <w:spacing w:beforeLines="100" w:before="312" w:after="0" w:line="360" w:lineRule="auto"/>
        <w:ind w:left="357" w:hanging="357"/>
        <w:rPr>
          <w:bCs/>
          <w:szCs w:val="24"/>
          <w:lang w:eastAsia="zh-CN"/>
        </w:rPr>
      </w:pPr>
      <w:bookmarkStart w:id="78" w:name="_Toc207615315"/>
      <w:bookmarkEnd w:id="73"/>
      <w:bookmarkEnd w:id="74"/>
      <w:r w:rsidRPr="00CB0BBF">
        <w:rPr>
          <w:bCs/>
          <w:szCs w:val="24"/>
          <w:lang w:eastAsia="zh-CN"/>
        </w:rPr>
        <w:t>剩余给药制剂和供试品的返还</w:t>
      </w:r>
      <w:bookmarkEnd w:id="75"/>
      <w:bookmarkEnd w:id="76"/>
      <w:bookmarkEnd w:id="77"/>
      <w:bookmarkEnd w:id="78"/>
    </w:p>
    <w:p w14:paraId="23F9BD19" w14:textId="0DA295D1" w:rsidR="00EA70DD" w:rsidRPr="00CB0BBF" w:rsidRDefault="00A42C0E">
      <w:pPr>
        <w:widowControl w:val="0"/>
        <w:tabs>
          <w:tab w:val="left" w:pos="3240"/>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bCs/>
          <w:sz w:val="24"/>
          <w:szCs w:val="24"/>
          <w:lang w:eastAsia="zh-CN"/>
        </w:rPr>
        <w:t>给药后剩余的给药制剂在给药结束当日返还给供试品管理部，由供试品管理部统一处理；本试验结束后未使用过的供试品在项目结束后由供试品管理部负责归还委托方，或由委托方书面授权处理方法。</w:t>
      </w:r>
    </w:p>
    <w:p w14:paraId="3ED83A0E" w14:textId="77777777" w:rsidR="00EA70DD" w:rsidRPr="00CB0BBF" w:rsidRDefault="00A42C0E">
      <w:pPr>
        <w:pStyle w:val="2"/>
        <w:keepNext w:val="0"/>
        <w:widowControl w:val="0"/>
        <w:numPr>
          <w:ilvl w:val="1"/>
          <w:numId w:val="6"/>
        </w:numPr>
        <w:spacing w:beforeLines="100" w:before="312" w:after="0" w:line="360" w:lineRule="auto"/>
        <w:ind w:left="357" w:hanging="357"/>
        <w:rPr>
          <w:bCs/>
          <w:szCs w:val="24"/>
          <w:lang w:eastAsia="zh-CN"/>
        </w:rPr>
      </w:pPr>
      <w:bookmarkStart w:id="79" w:name="_Toc22627130"/>
      <w:bookmarkStart w:id="80" w:name="_Toc22626316"/>
      <w:bookmarkStart w:id="81" w:name="_Toc207615316"/>
      <w:r w:rsidRPr="00CB0BBF">
        <w:rPr>
          <w:bCs/>
          <w:szCs w:val="24"/>
          <w:lang w:eastAsia="zh-CN"/>
        </w:rPr>
        <w:t>安全防护</w:t>
      </w:r>
      <w:bookmarkEnd w:id="79"/>
      <w:bookmarkEnd w:id="80"/>
      <w:bookmarkEnd w:id="81"/>
    </w:p>
    <w:p w14:paraId="0837F9FD" w14:textId="32FFC8BE" w:rsidR="00EA70DD" w:rsidRPr="00CB0BBF" w:rsidRDefault="00A42C0E">
      <w:pPr>
        <w:widowControl w:val="0"/>
        <w:tabs>
          <w:tab w:val="left" w:pos="3240"/>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在进行给药制剂配制</w:t>
      </w:r>
      <w:r w:rsidR="00C514C7">
        <w:rPr>
          <w:rFonts w:ascii="Times New Roman" w:hAnsi="Times New Roman"/>
          <w:sz w:val="24"/>
          <w:szCs w:val="24"/>
          <w:lang w:eastAsia="zh-CN"/>
        </w:rPr>
        <w:t>/</w:t>
      </w:r>
      <w:r w:rsidR="00C514C7">
        <w:rPr>
          <w:rFonts w:ascii="Times New Roman" w:hAnsi="Times New Roman" w:hint="eastAsia"/>
          <w:sz w:val="24"/>
          <w:szCs w:val="24"/>
          <w:lang w:eastAsia="zh-CN"/>
        </w:rPr>
        <w:t>准备</w:t>
      </w:r>
      <w:r w:rsidRPr="00CB0BBF">
        <w:rPr>
          <w:rFonts w:ascii="Times New Roman" w:hAnsi="Times New Roman"/>
          <w:sz w:val="24"/>
          <w:szCs w:val="24"/>
          <w:lang w:eastAsia="zh-CN"/>
        </w:rPr>
        <w:t>和给药操作时均需穿戴防护服、手套、口罩和眼睛防护罩。</w:t>
      </w:r>
    </w:p>
    <w:p w14:paraId="667E1CA6" w14:textId="77777777" w:rsidR="00EA70DD" w:rsidRPr="00CB0BBF" w:rsidRDefault="00A42C0E">
      <w:pPr>
        <w:pStyle w:val="Bullet"/>
        <w:widowControl w:val="0"/>
        <w:numPr>
          <w:ilvl w:val="0"/>
          <w:numId w:val="8"/>
        </w:numPr>
        <w:tabs>
          <w:tab w:val="left" w:pos="432"/>
          <w:tab w:val="left" w:pos="840"/>
          <w:tab w:val="left" w:pos="2880"/>
        </w:tabs>
        <w:adjustRightInd w:val="0"/>
        <w:spacing w:beforeLines="100" w:before="312" w:line="360" w:lineRule="auto"/>
        <w:outlineLvl w:val="0"/>
        <w:rPr>
          <w:b/>
          <w:sz w:val="28"/>
          <w:szCs w:val="28"/>
          <w:lang w:eastAsia="zh-CN"/>
        </w:rPr>
      </w:pPr>
      <w:bookmarkStart w:id="82" w:name="_Toc22626317"/>
      <w:bookmarkStart w:id="83" w:name="_Toc22627131"/>
      <w:bookmarkStart w:id="84" w:name="_Toc207615317"/>
      <w:r w:rsidRPr="00CB0BBF">
        <w:rPr>
          <w:b/>
          <w:sz w:val="28"/>
          <w:szCs w:val="28"/>
          <w:lang w:eastAsia="zh-CN"/>
        </w:rPr>
        <w:t>实验系统</w:t>
      </w:r>
      <w:bookmarkStart w:id="85" w:name="_Toc44342427"/>
      <w:bookmarkStart w:id="86" w:name="_Toc40111185"/>
      <w:bookmarkStart w:id="87" w:name="_Toc40111184"/>
      <w:bookmarkStart w:id="88" w:name="_Toc44342426"/>
      <w:bookmarkStart w:id="89" w:name="_Toc22627132"/>
      <w:bookmarkStart w:id="90" w:name="_Toc22626318"/>
      <w:bookmarkEnd w:id="82"/>
      <w:bookmarkEnd w:id="83"/>
      <w:bookmarkEnd w:id="84"/>
      <w:bookmarkEnd w:id="85"/>
      <w:bookmarkEnd w:id="86"/>
      <w:bookmarkEnd w:id="87"/>
      <w:bookmarkEnd w:id="88"/>
    </w:p>
    <w:p w14:paraId="0F1DFFEC" w14:textId="77777777" w:rsidR="00EA70DD" w:rsidRPr="00CB0BBF" w:rsidRDefault="00A42C0E">
      <w:pPr>
        <w:pStyle w:val="2"/>
        <w:keepNext w:val="0"/>
        <w:widowControl w:val="0"/>
        <w:numPr>
          <w:ilvl w:val="1"/>
          <w:numId w:val="8"/>
        </w:numPr>
        <w:spacing w:before="0" w:after="0" w:line="360" w:lineRule="auto"/>
        <w:ind w:left="357" w:hanging="357"/>
        <w:rPr>
          <w:bCs/>
          <w:szCs w:val="24"/>
          <w:lang w:eastAsia="zh-CN"/>
        </w:rPr>
      </w:pPr>
      <w:bookmarkStart w:id="91" w:name="_Toc207615318"/>
      <w:r w:rsidRPr="00CB0BBF">
        <w:rPr>
          <w:bCs/>
          <w:szCs w:val="24"/>
          <w:lang w:eastAsia="zh-CN"/>
        </w:rPr>
        <w:t>实验动物</w:t>
      </w:r>
      <w:bookmarkEnd w:id="89"/>
      <w:bookmarkEnd w:id="90"/>
      <w:bookmarkEnd w:id="91"/>
    </w:p>
    <w:p w14:paraId="0CEFBEA1" w14:textId="77777777" w:rsidR="00EA70DD" w:rsidRPr="00CB0BBF" w:rsidRDefault="00A42C0E">
      <w:pPr>
        <w:pStyle w:val="3"/>
        <w:keepNext w:val="0"/>
        <w:widowControl w:val="0"/>
        <w:numPr>
          <w:ilvl w:val="2"/>
          <w:numId w:val="8"/>
        </w:numPr>
        <w:spacing w:before="0" w:after="0" w:line="360" w:lineRule="auto"/>
        <w:rPr>
          <w:bCs/>
          <w:szCs w:val="24"/>
          <w:lang w:eastAsia="zh-CN"/>
        </w:rPr>
      </w:pPr>
      <w:bookmarkStart w:id="92" w:name="_Toc22627133"/>
      <w:bookmarkStart w:id="93" w:name="_Toc22626319"/>
      <w:bookmarkStart w:id="94" w:name="_Toc207615319"/>
      <w:r w:rsidRPr="00CB0BBF">
        <w:rPr>
          <w:bCs/>
          <w:szCs w:val="24"/>
          <w:lang w:eastAsia="zh-CN"/>
        </w:rPr>
        <w:t>种属、品系和等级</w:t>
      </w:r>
      <w:bookmarkEnd w:id="92"/>
      <w:bookmarkEnd w:id="93"/>
      <w:bookmarkEnd w:id="94"/>
    </w:p>
    <w:p w14:paraId="6470DB50" w14:textId="02405DA9" w:rsidR="00EA70DD" w:rsidRPr="00CB0BBF" w:rsidRDefault="00A42C0E">
      <w:pPr>
        <w:widowControl w:val="0"/>
        <w:tabs>
          <w:tab w:val="left" w:pos="3240"/>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豚鼠，</w:t>
      </w:r>
      <w:r w:rsidRPr="00CB0BBF">
        <w:rPr>
          <w:rFonts w:ascii="Times New Roman" w:hAnsi="Times New Roman"/>
          <w:sz w:val="24"/>
          <w:szCs w:val="24"/>
          <w:lang w:eastAsia="zh-CN"/>
        </w:rPr>
        <w:t>Hartley-Dunkin</w:t>
      </w:r>
      <w:r w:rsidRPr="00CB0BBF">
        <w:rPr>
          <w:rFonts w:ascii="Times New Roman" w:hAnsi="Times New Roman"/>
          <w:sz w:val="24"/>
          <w:szCs w:val="24"/>
          <w:lang w:eastAsia="zh-CN"/>
        </w:rPr>
        <w:t>，</w:t>
      </w:r>
      <w:r w:rsidRPr="00CB0BBF">
        <w:rPr>
          <w:rFonts w:ascii="Times New Roman" w:hAnsi="Times New Roman"/>
          <w:sz w:val="24"/>
          <w:szCs w:val="24"/>
          <w:lang w:eastAsia="zh-CN"/>
        </w:rPr>
        <w:t>SPF</w:t>
      </w:r>
      <w:r w:rsidRPr="00CB0BBF">
        <w:rPr>
          <w:rFonts w:ascii="Times New Roman" w:hAnsi="Times New Roman"/>
          <w:sz w:val="24"/>
          <w:szCs w:val="24"/>
          <w:lang w:eastAsia="zh-CN"/>
        </w:rPr>
        <w:t>级</w:t>
      </w:r>
    </w:p>
    <w:p w14:paraId="589A6813" w14:textId="77777777" w:rsidR="00EA70DD" w:rsidRPr="00CB0BBF" w:rsidRDefault="00A42C0E">
      <w:pPr>
        <w:pStyle w:val="3"/>
        <w:keepNext w:val="0"/>
        <w:widowControl w:val="0"/>
        <w:numPr>
          <w:ilvl w:val="2"/>
          <w:numId w:val="8"/>
        </w:numPr>
        <w:spacing w:beforeLines="100" w:before="312" w:after="0" w:line="360" w:lineRule="auto"/>
        <w:rPr>
          <w:bCs/>
          <w:szCs w:val="24"/>
          <w:lang w:eastAsia="zh-CN"/>
        </w:rPr>
      </w:pPr>
      <w:bookmarkStart w:id="95" w:name="_Toc22627134"/>
      <w:bookmarkStart w:id="96" w:name="_Toc22626320"/>
      <w:bookmarkStart w:id="97" w:name="_Toc207615320"/>
      <w:r w:rsidRPr="00CB0BBF">
        <w:rPr>
          <w:bCs/>
          <w:szCs w:val="24"/>
          <w:lang w:eastAsia="zh-CN"/>
        </w:rPr>
        <w:t>用于筛选的动物性别和数量</w:t>
      </w:r>
      <w:bookmarkEnd w:id="95"/>
      <w:bookmarkEnd w:id="96"/>
      <w:bookmarkEnd w:id="97"/>
    </w:p>
    <w:p w14:paraId="36977CD7" w14:textId="730E9D5F" w:rsidR="00EA70DD" w:rsidRPr="00CB0BBF" w:rsidRDefault="00A42C0E">
      <w:pPr>
        <w:widowControl w:val="0"/>
        <w:tabs>
          <w:tab w:val="left" w:pos="3240"/>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雌性动物：</w:t>
      </w:r>
      <w:r w:rsidR="00701E7C">
        <w:rPr>
          <w:rFonts w:ascii="Times New Roman" w:hAnsi="Times New Roman"/>
          <w:sz w:val="24"/>
          <w:szCs w:val="24"/>
          <w:lang w:eastAsia="zh-CN"/>
        </w:rPr>
        <w:t>15</w:t>
      </w:r>
      <w:r w:rsidRPr="00CB0BBF">
        <w:rPr>
          <w:rFonts w:ascii="Times New Roman" w:hAnsi="Times New Roman"/>
          <w:sz w:val="24"/>
          <w:szCs w:val="24"/>
          <w:lang w:eastAsia="zh-CN"/>
        </w:rPr>
        <w:t>只</w:t>
      </w:r>
    </w:p>
    <w:p w14:paraId="6C9D1912" w14:textId="409123A9" w:rsidR="00EA70DD" w:rsidRPr="00CB0BBF" w:rsidRDefault="00A42C0E">
      <w:pPr>
        <w:widowControl w:val="0"/>
        <w:tabs>
          <w:tab w:val="left" w:pos="3240"/>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雄性动物：</w:t>
      </w:r>
      <w:r w:rsidR="00701E7C">
        <w:rPr>
          <w:rFonts w:ascii="Times New Roman" w:hAnsi="Times New Roman"/>
          <w:sz w:val="24"/>
          <w:szCs w:val="24"/>
          <w:lang w:eastAsia="zh-CN"/>
        </w:rPr>
        <w:t>15</w:t>
      </w:r>
      <w:r w:rsidRPr="00CB0BBF">
        <w:rPr>
          <w:rFonts w:ascii="Times New Roman" w:hAnsi="Times New Roman"/>
          <w:sz w:val="24"/>
          <w:szCs w:val="24"/>
          <w:lang w:eastAsia="zh-CN"/>
        </w:rPr>
        <w:t>只</w:t>
      </w:r>
    </w:p>
    <w:p w14:paraId="61D7C6FE" w14:textId="77777777" w:rsidR="00EA70DD" w:rsidRPr="00CB0BBF" w:rsidRDefault="00A42C0E">
      <w:pPr>
        <w:pStyle w:val="3"/>
        <w:keepNext w:val="0"/>
        <w:widowControl w:val="0"/>
        <w:numPr>
          <w:ilvl w:val="2"/>
          <w:numId w:val="8"/>
        </w:numPr>
        <w:spacing w:beforeLines="100" w:before="312" w:after="0" w:line="360" w:lineRule="auto"/>
        <w:rPr>
          <w:bCs/>
          <w:szCs w:val="24"/>
          <w:lang w:eastAsia="zh-CN"/>
        </w:rPr>
      </w:pPr>
      <w:bookmarkStart w:id="98" w:name="_Toc22627135"/>
      <w:bookmarkStart w:id="99" w:name="_Toc22626321"/>
      <w:bookmarkStart w:id="100" w:name="_Toc207615321"/>
      <w:r w:rsidRPr="00CB0BBF">
        <w:rPr>
          <w:bCs/>
          <w:szCs w:val="24"/>
          <w:lang w:eastAsia="zh-CN"/>
        </w:rPr>
        <w:t>用于试验的动物性别和数量</w:t>
      </w:r>
      <w:bookmarkEnd w:id="98"/>
      <w:bookmarkEnd w:id="99"/>
      <w:bookmarkEnd w:id="100"/>
    </w:p>
    <w:p w14:paraId="2DF9D711" w14:textId="28A1A949" w:rsidR="00EA70DD" w:rsidRPr="00CB0BBF" w:rsidRDefault="00A42C0E">
      <w:pPr>
        <w:widowControl w:val="0"/>
        <w:tabs>
          <w:tab w:val="left" w:pos="3240"/>
        </w:tabs>
        <w:adjustRightInd w:val="0"/>
        <w:spacing w:line="360" w:lineRule="auto"/>
        <w:ind w:firstLineChars="200" w:firstLine="480"/>
        <w:jc w:val="both"/>
        <w:rPr>
          <w:rFonts w:ascii="Times New Roman" w:hAnsi="Times New Roman"/>
          <w:sz w:val="24"/>
          <w:szCs w:val="24"/>
          <w:lang w:eastAsia="zh-CN"/>
        </w:rPr>
      </w:pPr>
      <w:bookmarkStart w:id="101" w:name="OLE_LINK5"/>
      <w:r w:rsidRPr="00CB0BBF">
        <w:rPr>
          <w:rFonts w:ascii="Times New Roman" w:hAnsi="Times New Roman"/>
          <w:sz w:val="24"/>
          <w:szCs w:val="24"/>
          <w:lang w:eastAsia="zh-CN"/>
        </w:rPr>
        <w:t>雌性动物：</w:t>
      </w:r>
      <w:r w:rsidR="00701E7C">
        <w:rPr>
          <w:rFonts w:ascii="Times New Roman" w:hAnsi="Times New Roman"/>
          <w:sz w:val="24"/>
          <w:szCs w:val="24"/>
          <w:lang w:eastAsia="zh-CN"/>
        </w:rPr>
        <w:t>12</w:t>
      </w:r>
      <w:r w:rsidRPr="00CB0BBF">
        <w:rPr>
          <w:rFonts w:ascii="Times New Roman" w:hAnsi="Times New Roman"/>
          <w:sz w:val="24"/>
          <w:szCs w:val="24"/>
          <w:lang w:eastAsia="zh-CN"/>
        </w:rPr>
        <w:t>只</w:t>
      </w:r>
    </w:p>
    <w:p w14:paraId="64BC6404" w14:textId="326676DC" w:rsidR="00EA70DD" w:rsidRPr="00CB0BBF" w:rsidRDefault="00A42C0E">
      <w:pPr>
        <w:widowControl w:val="0"/>
        <w:tabs>
          <w:tab w:val="left" w:pos="3240"/>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雄性动物：</w:t>
      </w:r>
      <w:r w:rsidR="00701E7C">
        <w:rPr>
          <w:rFonts w:ascii="Times New Roman" w:hAnsi="Times New Roman"/>
          <w:sz w:val="24"/>
          <w:szCs w:val="24"/>
          <w:lang w:eastAsia="zh-CN"/>
        </w:rPr>
        <w:t>12</w:t>
      </w:r>
      <w:r w:rsidRPr="00CB0BBF">
        <w:rPr>
          <w:rFonts w:ascii="Times New Roman" w:hAnsi="Times New Roman"/>
          <w:sz w:val="24"/>
          <w:szCs w:val="24"/>
          <w:lang w:eastAsia="zh-CN"/>
        </w:rPr>
        <w:t>只</w:t>
      </w:r>
    </w:p>
    <w:p w14:paraId="2A55DA2D" w14:textId="77777777" w:rsidR="00EA70DD" w:rsidRPr="00CB0BBF" w:rsidRDefault="00A42C0E">
      <w:pPr>
        <w:pStyle w:val="3"/>
        <w:keepNext w:val="0"/>
        <w:widowControl w:val="0"/>
        <w:numPr>
          <w:ilvl w:val="2"/>
          <w:numId w:val="8"/>
        </w:numPr>
        <w:spacing w:beforeLines="100" w:before="312" w:after="0" w:line="360" w:lineRule="auto"/>
        <w:rPr>
          <w:bCs/>
          <w:szCs w:val="24"/>
          <w:lang w:eastAsia="zh-CN"/>
        </w:rPr>
      </w:pPr>
      <w:bookmarkStart w:id="102" w:name="_Toc22626322"/>
      <w:bookmarkStart w:id="103" w:name="_Toc22627136"/>
      <w:bookmarkStart w:id="104" w:name="_Toc207615322"/>
      <w:bookmarkEnd w:id="101"/>
      <w:r w:rsidRPr="00CB0BBF">
        <w:rPr>
          <w:bCs/>
          <w:szCs w:val="24"/>
          <w:lang w:eastAsia="zh-CN"/>
        </w:rPr>
        <w:lastRenderedPageBreak/>
        <w:t>分组时体重和周龄</w:t>
      </w:r>
      <w:bookmarkEnd w:id="102"/>
      <w:bookmarkEnd w:id="103"/>
      <w:bookmarkEnd w:id="104"/>
    </w:p>
    <w:p w14:paraId="3A9FB954" w14:textId="1432CDA9" w:rsidR="00EA70DD" w:rsidRPr="00CB0BBF" w:rsidRDefault="00A42C0E">
      <w:pPr>
        <w:widowControl w:val="0"/>
        <w:tabs>
          <w:tab w:val="left" w:pos="2410"/>
          <w:tab w:val="left" w:pos="3240"/>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雌性动物：</w:t>
      </w:r>
      <w:r w:rsidR="00AC0452">
        <w:rPr>
          <w:rFonts w:ascii="Times New Roman" w:hAnsi="Times New Roman"/>
          <w:sz w:val="24"/>
          <w:szCs w:val="24"/>
          <w:lang w:eastAsia="zh-CN"/>
        </w:rPr>
        <w:t>260</w:t>
      </w:r>
      <w:r w:rsidRPr="00CB0BBF">
        <w:rPr>
          <w:rFonts w:ascii="Times New Roman" w:hAnsi="Times New Roman"/>
          <w:sz w:val="24"/>
          <w:szCs w:val="24"/>
          <w:lang w:eastAsia="zh-CN"/>
        </w:rPr>
        <w:t>~400 g</w:t>
      </w:r>
      <w:r w:rsidRPr="00CB0BBF">
        <w:rPr>
          <w:rFonts w:ascii="Times New Roman" w:hAnsi="Times New Roman"/>
          <w:sz w:val="24"/>
          <w:szCs w:val="24"/>
          <w:lang w:eastAsia="zh-CN"/>
        </w:rPr>
        <w:t>，</w:t>
      </w:r>
      <w:r w:rsidR="00D83C99">
        <w:rPr>
          <w:rFonts w:ascii="Times New Roman" w:hAnsi="Times New Roman"/>
          <w:sz w:val="24"/>
          <w:szCs w:val="24"/>
          <w:lang w:eastAsia="zh-CN"/>
        </w:rPr>
        <w:t>3</w:t>
      </w:r>
      <w:r w:rsidRPr="00CB0BBF">
        <w:rPr>
          <w:rFonts w:ascii="Times New Roman" w:hAnsi="Times New Roman"/>
          <w:sz w:val="24"/>
          <w:szCs w:val="24"/>
          <w:lang w:eastAsia="zh-CN"/>
        </w:rPr>
        <w:t>~7</w:t>
      </w:r>
      <w:r w:rsidRPr="00CB0BBF">
        <w:rPr>
          <w:rFonts w:ascii="Times New Roman" w:hAnsi="Times New Roman"/>
          <w:sz w:val="24"/>
          <w:szCs w:val="24"/>
          <w:lang w:eastAsia="zh-CN"/>
        </w:rPr>
        <w:t>周龄</w:t>
      </w:r>
    </w:p>
    <w:p w14:paraId="1C95A236" w14:textId="7C088D34" w:rsidR="00EA70DD" w:rsidRPr="00CB0BBF" w:rsidRDefault="00A42C0E">
      <w:pPr>
        <w:widowControl w:val="0"/>
        <w:tabs>
          <w:tab w:val="left" w:pos="3240"/>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雄性动物：</w:t>
      </w:r>
      <w:r w:rsidR="00AC0452">
        <w:rPr>
          <w:rFonts w:ascii="Times New Roman" w:hAnsi="Times New Roman"/>
          <w:sz w:val="24"/>
          <w:szCs w:val="24"/>
          <w:lang w:eastAsia="zh-CN"/>
        </w:rPr>
        <w:t>260</w:t>
      </w:r>
      <w:r w:rsidRPr="00CB0BBF">
        <w:rPr>
          <w:rFonts w:ascii="Times New Roman" w:hAnsi="Times New Roman"/>
          <w:sz w:val="24"/>
          <w:szCs w:val="24"/>
          <w:lang w:eastAsia="zh-CN"/>
        </w:rPr>
        <w:t>~400 g</w:t>
      </w:r>
      <w:r w:rsidRPr="00CB0BBF">
        <w:rPr>
          <w:rFonts w:ascii="Times New Roman" w:hAnsi="Times New Roman"/>
          <w:sz w:val="24"/>
          <w:szCs w:val="24"/>
          <w:lang w:eastAsia="zh-CN"/>
        </w:rPr>
        <w:t>，</w:t>
      </w:r>
      <w:r w:rsidR="00D83C99">
        <w:rPr>
          <w:rFonts w:ascii="Times New Roman" w:hAnsi="Times New Roman"/>
          <w:sz w:val="24"/>
          <w:szCs w:val="24"/>
          <w:lang w:eastAsia="zh-CN"/>
        </w:rPr>
        <w:t>3</w:t>
      </w:r>
      <w:r w:rsidRPr="00CB0BBF">
        <w:rPr>
          <w:rFonts w:ascii="Times New Roman" w:hAnsi="Times New Roman"/>
          <w:sz w:val="24"/>
          <w:szCs w:val="24"/>
          <w:lang w:eastAsia="zh-CN"/>
        </w:rPr>
        <w:t>~7</w:t>
      </w:r>
      <w:r w:rsidRPr="00CB0BBF">
        <w:rPr>
          <w:rFonts w:ascii="Times New Roman" w:hAnsi="Times New Roman"/>
          <w:sz w:val="24"/>
          <w:szCs w:val="24"/>
          <w:lang w:eastAsia="zh-CN"/>
        </w:rPr>
        <w:t>周龄</w:t>
      </w:r>
    </w:p>
    <w:p w14:paraId="337CAB2A" w14:textId="77777777" w:rsidR="00EA70DD" w:rsidRPr="00CB0BBF" w:rsidRDefault="00A42C0E">
      <w:pPr>
        <w:pStyle w:val="3"/>
        <w:keepNext w:val="0"/>
        <w:widowControl w:val="0"/>
        <w:numPr>
          <w:ilvl w:val="2"/>
          <w:numId w:val="8"/>
        </w:numPr>
        <w:spacing w:beforeLines="100" w:before="312" w:after="0" w:line="360" w:lineRule="auto"/>
        <w:rPr>
          <w:bCs/>
          <w:szCs w:val="24"/>
          <w:lang w:eastAsia="zh-CN"/>
        </w:rPr>
      </w:pPr>
      <w:bookmarkStart w:id="105" w:name="_Toc22627137"/>
      <w:bookmarkStart w:id="106" w:name="_Toc22626323"/>
      <w:bookmarkStart w:id="107" w:name="_Toc207615323"/>
      <w:r w:rsidRPr="00CB0BBF">
        <w:rPr>
          <w:bCs/>
          <w:szCs w:val="24"/>
          <w:lang w:eastAsia="zh-CN"/>
        </w:rPr>
        <w:t>动物来源及合格证号</w:t>
      </w:r>
      <w:bookmarkEnd w:id="105"/>
      <w:bookmarkEnd w:id="106"/>
      <w:bookmarkEnd w:id="107"/>
    </w:p>
    <w:p w14:paraId="50BF30EA" w14:textId="6C3BD7F0" w:rsidR="00EA70DD" w:rsidRPr="00CB0BBF" w:rsidRDefault="00A42C0E">
      <w:pPr>
        <w:widowControl w:val="0"/>
        <w:tabs>
          <w:tab w:val="left" w:pos="1134"/>
        </w:tabs>
        <w:spacing w:line="360" w:lineRule="auto"/>
        <w:ind w:leftChars="218" w:left="2976" w:hangingChars="1040" w:hanging="2496"/>
        <w:jc w:val="both"/>
        <w:rPr>
          <w:rFonts w:ascii="Times New Roman" w:hAnsi="Times New Roman"/>
          <w:sz w:val="24"/>
          <w:szCs w:val="24"/>
          <w:lang w:eastAsia="zh-CN"/>
        </w:rPr>
      </w:pPr>
      <w:r w:rsidRPr="00CB0BBF">
        <w:rPr>
          <w:rFonts w:ascii="Times New Roman" w:hAnsi="Times New Roman"/>
          <w:sz w:val="24"/>
          <w:szCs w:val="24"/>
          <w:lang w:eastAsia="zh-CN"/>
        </w:rPr>
        <w:t>来源：</w:t>
      </w:r>
      <w:r w:rsidR="00EE53EB">
        <w:rPr>
          <w:rFonts w:ascii="Times New Roman" w:hAnsi="Times New Roman" w:hint="eastAsia"/>
          <w:sz w:val="24"/>
          <w:szCs w:val="24"/>
          <w:lang w:eastAsia="zh-CN"/>
        </w:rPr>
        <w:t>北京</w:t>
      </w:r>
      <w:r w:rsidR="00533FC0" w:rsidRPr="00CB0BBF">
        <w:rPr>
          <w:rFonts w:ascii="Times New Roman" w:hAnsi="Times New Roman" w:hint="eastAsia"/>
          <w:sz w:val="24"/>
          <w:szCs w:val="24"/>
          <w:lang w:eastAsia="zh-CN"/>
        </w:rPr>
        <w:t>维通利华实验动物技术有限公司</w:t>
      </w:r>
    </w:p>
    <w:p w14:paraId="51C465DC" w14:textId="423E2C77" w:rsidR="00EA70DD" w:rsidRPr="00CB0BBF" w:rsidRDefault="00A42C0E">
      <w:pPr>
        <w:widowControl w:val="0"/>
        <w:tabs>
          <w:tab w:val="left" w:pos="1134"/>
        </w:tabs>
        <w:spacing w:line="360" w:lineRule="auto"/>
        <w:ind w:leftChars="218" w:left="2976" w:hangingChars="1040" w:hanging="2496"/>
        <w:jc w:val="both"/>
        <w:rPr>
          <w:rFonts w:ascii="Times New Roman" w:hAnsi="Times New Roman"/>
          <w:sz w:val="24"/>
          <w:szCs w:val="24"/>
          <w:lang w:eastAsia="zh-CN"/>
        </w:rPr>
      </w:pPr>
      <w:r w:rsidRPr="00CB0BBF">
        <w:rPr>
          <w:rFonts w:ascii="Times New Roman" w:hAnsi="Times New Roman"/>
          <w:sz w:val="24"/>
          <w:szCs w:val="24"/>
          <w:lang w:eastAsia="zh-CN"/>
        </w:rPr>
        <w:t>动物合格证号：</w:t>
      </w:r>
      <w:r w:rsidR="00CE2CBF">
        <w:rPr>
          <w:rFonts w:ascii="Times New Roman" w:hAnsi="Times New Roman" w:hint="eastAsia"/>
          <w:sz w:val="24"/>
          <w:szCs w:val="24"/>
          <w:lang w:eastAsia="zh-CN"/>
        </w:rPr>
        <w:t>1</w:t>
      </w:r>
      <w:r w:rsidR="00CE2CBF">
        <w:rPr>
          <w:rFonts w:ascii="Times New Roman" w:hAnsi="Times New Roman"/>
          <w:sz w:val="24"/>
          <w:szCs w:val="24"/>
          <w:lang w:eastAsia="zh-CN"/>
        </w:rPr>
        <w:t>10011251108162641</w:t>
      </w:r>
      <w:r w:rsidR="00CE2CBF">
        <w:rPr>
          <w:rFonts w:ascii="Times New Roman" w:hAnsi="Times New Roman" w:hint="eastAsia"/>
          <w:sz w:val="24"/>
          <w:szCs w:val="24"/>
          <w:lang w:eastAsia="zh-CN"/>
        </w:rPr>
        <w:t>、</w:t>
      </w:r>
      <w:r w:rsidR="00CE2CBF">
        <w:rPr>
          <w:rFonts w:ascii="Times New Roman" w:hAnsi="Times New Roman" w:hint="eastAsia"/>
          <w:sz w:val="24"/>
          <w:szCs w:val="24"/>
          <w:lang w:eastAsia="zh-CN"/>
        </w:rPr>
        <w:t>1</w:t>
      </w:r>
      <w:r w:rsidR="00CE2CBF">
        <w:rPr>
          <w:rFonts w:ascii="Times New Roman" w:hAnsi="Times New Roman"/>
          <w:sz w:val="24"/>
          <w:szCs w:val="24"/>
          <w:lang w:eastAsia="zh-CN"/>
        </w:rPr>
        <w:t>10011251108162782</w:t>
      </w:r>
    </w:p>
    <w:p w14:paraId="7684957D" w14:textId="60AC0988" w:rsidR="00EA70DD" w:rsidRPr="00CB0BBF" w:rsidRDefault="00A42C0E">
      <w:pPr>
        <w:widowControl w:val="0"/>
        <w:tabs>
          <w:tab w:val="left" w:pos="0"/>
        </w:tabs>
        <w:spacing w:line="360" w:lineRule="auto"/>
        <w:ind w:firstLineChars="200" w:firstLine="480"/>
        <w:jc w:val="both"/>
        <w:rPr>
          <w:rFonts w:ascii="Times New Roman" w:hAnsi="Times New Roman"/>
          <w:bCs/>
          <w:sz w:val="24"/>
          <w:szCs w:val="24"/>
          <w:lang w:eastAsia="zh-CN"/>
        </w:rPr>
      </w:pPr>
      <w:r w:rsidRPr="00CB0BBF">
        <w:rPr>
          <w:rFonts w:ascii="Times New Roman" w:hAnsi="Times New Roman"/>
          <w:sz w:val="24"/>
          <w:szCs w:val="24"/>
          <w:lang w:eastAsia="zh-CN"/>
        </w:rPr>
        <w:t>实验动物使用许可证：</w:t>
      </w:r>
      <w:r w:rsidR="00AD480F">
        <w:rPr>
          <w:rFonts w:ascii="Times New Roman" w:hAnsi="Times New Roman" w:hint="eastAsia"/>
          <w:sz w:val="24"/>
          <w:szCs w:val="24"/>
          <w:lang w:eastAsia="zh-CN"/>
        </w:rPr>
        <w:t>S</w:t>
      </w:r>
      <w:r w:rsidR="00EE53EB">
        <w:rPr>
          <w:rFonts w:ascii="Times New Roman" w:hAnsi="Times New Roman"/>
          <w:sz w:val="24"/>
          <w:szCs w:val="24"/>
          <w:shd w:val="clear" w:color="auto" w:fill="FFFFFF"/>
          <w:lang w:eastAsia="zh-CN"/>
        </w:rPr>
        <w:t>YXK</w:t>
      </w:r>
      <w:r w:rsidR="00EE53EB">
        <w:rPr>
          <w:rFonts w:ascii="Times New Roman" w:hAnsi="Times New Roman" w:hint="eastAsia"/>
          <w:sz w:val="24"/>
          <w:szCs w:val="24"/>
          <w:shd w:val="clear" w:color="auto" w:fill="FFFFFF"/>
          <w:lang w:eastAsia="zh-CN"/>
        </w:rPr>
        <w:t>（苏）</w:t>
      </w:r>
      <w:r w:rsidR="00EE53EB">
        <w:rPr>
          <w:rFonts w:ascii="Times New Roman" w:hAnsi="Times New Roman"/>
          <w:kern w:val="2"/>
          <w:sz w:val="24"/>
          <w:szCs w:val="24"/>
          <w:lang w:eastAsia="zh-CN"/>
        </w:rPr>
        <w:t>2023-0053</w:t>
      </w:r>
    </w:p>
    <w:p w14:paraId="5767E42E" w14:textId="77777777" w:rsidR="00EA70DD" w:rsidRPr="00CB0BBF" w:rsidRDefault="00A42C0E">
      <w:pPr>
        <w:pStyle w:val="3"/>
        <w:keepNext w:val="0"/>
        <w:widowControl w:val="0"/>
        <w:numPr>
          <w:ilvl w:val="2"/>
          <w:numId w:val="8"/>
        </w:numPr>
        <w:spacing w:beforeLines="100" w:before="312" w:after="0" w:line="360" w:lineRule="auto"/>
        <w:rPr>
          <w:bCs/>
          <w:szCs w:val="24"/>
          <w:lang w:eastAsia="zh-CN"/>
        </w:rPr>
      </w:pPr>
      <w:bookmarkStart w:id="108" w:name="_Toc22626324"/>
      <w:bookmarkStart w:id="109" w:name="_Toc22627138"/>
      <w:bookmarkStart w:id="110" w:name="_Toc207615324"/>
      <w:r w:rsidRPr="00CB0BBF">
        <w:rPr>
          <w:bCs/>
          <w:szCs w:val="24"/>
          <w:lang w:eastAsia="zh-CN"/>
        </w:rPr>
        <w:t>动物种属及数量的选择理由</w:t>
      </w:r>
      <w:bookmarkEnd w:id="108"/>
      <w:bookmarkEnd w:id="109"/>
      <w:bookmarkEnd w:id="110"/>
    </w:p>
    <w:p w14:paraId="47A997A5" w14:textId="44F07D23" w:rsidR="00EA70DD" w:rsidRPr="00CB0BBF" w:rsidRDefault="00A42C0E">
      <w:pPr>
        <w:widowControl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选择豚鼠作为动物模型，因为该种属动物是国际药审机构公认的进行主动全身过敏试验的标准动物模型，已广泛用于主动</w:t>
      </w:r>
      <w:r w:rsidR="00B60EA0" w:rsidRPr="00CB0BBF">
        <w:rPr>
          <w:rFonts w:ascii="Times New Roman" w:hAnsi="Times New Roman"/>
          <w:sz w:val="24"/>
          <w:szCs w:val="24"/>
          <w:lang w:eastAsia="zh-CN"/>
        </w:rPr>
        <w:t>全身</w:t>
      </w:r>
      <w:r w:rsidRPr="00CB0BBF">
        <w:rPr>
          <w:rFonts w:ascii="Times New Roman" w:hAnsi="Times New Roman"/>
          <w:sz w:val="24"/>
          <w:szCs w:val="24"/>
          <w:lang w:eastAsia="zh-CN"/>
        </w:rPr>
        <w:t>过敏反应评价试验中，有大量的背景数据。</w:t>
      </w:r>
    </w:p>
    <w:p w14:paraId="502B741A" w14:textId="3E6615DA" w:rsidR="00EA70DD" w:rsidRPr="00164E6A" w:rsidRDefault="00A42C0E" w:rsidP="00164E6A">
      <w:pPr>
        <w:widowControl w:val="0"/>
        <w:spacing w:line="360" w:lineRule="auto"/>
        <w:ind w:firstLineChars="200" w:firstLine="480"/>
        <w:jc w:val="both"/>
        <w:rPr>
          <w:rFonts w:ascii="Times New Roman" w:hAnsi="Times New Roman"/>
          <w:sz w:val="24"/>
          <w:szCs w:val="24"/>
          <w:lang w:eastAsia="zh-CN"/>
        </w:rPr>
      </w:pPr>
      <w:r w:rsidRPr="00164E6A">
        <w:rPr>
          <w:rFonts w:ascii="Times New Roman" w:hAnsi="Times New Roman"/>
          <w:sz w:val="24"/>
          <w:szCs w:val="24"/>
          <w:lang w:eastAsia="zh-CN"/>
        </w:rPr>
        <w:t>本试验共分</w:t>
      </w:r>
      <w:r w:rsidR="00EE53EB" w:rsidRPr="00164E6A">
        <w:rPr>
          <w:rFonts w:ascii="Times New Roman" w:hAnsi="Times New Roman"/>
          <w:sz w:val="24"/>
          <w:szCs w:val="24"/>
          <w:lang w:eastAsia="zh-CN"/>
        </w:rPr>
        <w:t>4</w:t>
      </w:r>
      <w:r w:rsidRPr="00164E6A">
        <w:rPr>
          <w:rFonts w:ascii="Times New Roman" w:hAnsi="Times New Roman"/>
          <w:sz w:val="24"/>
          <w:szCs w:val="24"/>
          <w:lang w:eastAsia="zh-CN"/>
        </w:rPr>
        <w:t>组，</w:t>
      </w:r>
      <w:r w:rsidRPr="00164E6A">
        <w:rPr>
          <w:rFonts w:ascii="Times New Roman" w:hAnsi="Times New Roman"/>
          <w:sz w:val="24"/>
          <w:szCs w:val="24"/>
          <w:lang w:eastAsia="zh-CN"/>
        </w:rPr>
        <w:t>6</w:t>
      </w:r>
      <w:r w:rsidRPr="00164E6A">
        <w:rPr>
          <w:rFonts w:ascii="Times New Roman" w:hAnsi="Times New Roman"/>
          <w:sz w:val="24"/>
          <w:szCs w:val="24"/>
          <w:lang w:eastAsia="zh-CN"/>
        </w:rPr>
        <w:t>只</w:t>
      </w:r>
      <w:r w:rsidRPr="00164E6A">
        <w:rPr>
          <w:rFonts w:ascii="Times New Roman" w:hAnsi="Times New Roman"/>
          <w:sz w:val="24"/>
          <w:szCs w:val="24"/>
          <w:lang w:eastAsia="zh-CN"/>
        </w:rPr>
        <w:t>/</w:t>
      </w:r>
      <w:r w:rsidRPr="00164E6A">
        <w:rPr>
          <w:rFonts w:ascii="Times New Roman" w:hAnsi="Times New Roman"/>
          <w:sz w:val="24"/>
          <w:szCs w:val="24"/>
          <w:lang w:eastAsia="zh-CN"/>
        </w:rPr>
        <w:t>组，雌雄各半。使用</w:t>
      </w:r>
      <w:r w:rsidR="00EE53EB" w:rsidRPr="00164E6A">
        <w:rPr>
          <w:rFonts w:ascii="Times New Roman" w:hAnsi="Times New Roman"/>
          <w:sz w:val="24"/>
          <w:szCs w:val="24"/>
          <w:lang w:eastAsia="zh-CN"/>
        </w:rPr>
        <w:t>24</w:t>
      </w:r>
      <w:r w:rsidRPr="00164E6A">
        <w:rPr>
          <w:rFonts w:ascii="Times New Roman" w:hAnsi="Times New Roman"/>
          <w:sz w:val="24"/>
          <w:szCs w:val="24"/>
          <w:lang w:eastAsia="zh-CN"/>
        </w:rPr>
        <w:t>只动物是评价该供试品引起的全身主动过敏反应所需的最少动物数。</w:t>
      </w:r>
    </w:p>
    <w:p w14:paraId="2E11D726" w14:textId="77777777" w:rsidR="00EA70DD" w:rsidRPr="00CB0BBF" w:rsidRDefault="00A42C0E">
      <w:pPr>
        <w:pStyle w:val="3"/>
        <w:keepNext w:val="0"/>
        <w:widowControl w:val="0"/>
        <w:numPr>
          <w:ilvl w:val="2"/>
          <w:numId w:val="8"/>
        </w:numPr>
        <w:spacing w:beforeLines="100" w:before="312" w:after="0" w:line="360" w:lineRule="auto"/>
        <w:rPr>
          <w:bCs/>
          <w:szCs w:val="24"/>
          <w:lang w:eastAsia="zh-CN"/>
        </w:rPr>
      </w:pPr>
      <w:bookmarkStart w:id="111" w:name="_Toc22626325"/>
      <w:bookmarkStart w:id="112" w:name="_Toc22627139"/>
      <w:bookmarkStart w:id="113" w:name="_Toc207615325"/>
      <w:r w:rsidRPr="00CB0BBF">
        <w:rPr>
          <w:bCs/>
          <w:szCs w:val="24"/>
          <w:lang w:eastAsia="zh-CN"/>
        </w:rPr>
        <w:t>动物标识</w:t>
      </w:r>
      <w:bookmarkEnd w:id="111"/>
      <w:bookmarkEnd w:id="112"/>
      <w:bookmarkEnd w:id="113"/>
    </w:p>
    <w:p w14:paraId="7D778E24" w14:textId="77777777" w:rsidR="00EA70DD" w:rsidRPr="00CB0BBF" w:rsidRDefault="00A42C0E">
      <w:pPr>
        <w:widowControl w:val="0"/>
        <w:spacing w:line="360" w:lineRule="auto"/>
        <w:ind w:firstLineChars="200" w:firstLine="480"/>
        <w:jc w:val="both"/>
        <w:rPr>
          <w:rFonts w:ascii="Times New Roman" w:hAnsi="Times New Roman"/>
          <w:sz w:val="24"/>
          <w:szCs w:val="24"/>
          <w:lang w:eastAsia="zh-CN"/>
        </w:rPr>
      </w:pPr>
      <w:bookmarkStart w:id="114" w:name="OLE_LINK15"/>
      <w:r w:rsidRPr="00CB0BBF">
        <w:rPr>
          <w:rFonts w:ascii="Times New Roman" w:hAnsi="Times New Roman"/>
          <w:sz w:val="24"/>
          <w:szCs w:val="24"/>
          <w:lang w:eastAsia="zh-CN"/>
        </w:rPr>
        <w:t>分组前动物采用芯片进行唯一标识，动物分组后，采用芯片和笼牌进行标识。如下表</w:t>
      </w:r>
      <w:bookmarkEnd w:id="114"/>
      <w:r w:rsidRPr="00CB0BBF">
        <w:rPr>
          <w:rFonts w:ascii="Times New Roman" w:hAnsi="Times New Roman"/>
          <w:sz w:val="24"/>
          <w:szCs w:val="24"/>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9"/>
        <w:gridCol w:w="2586"/>
        <w:gridCol w:w="2099"/>
        <w:gridCol w:w="3217"/>
      </w:tblGrid>
      <w:tr w:rsidR="00EA70DD" w:rsidRPr="00CB0BBF" w14:paraId="039BAB73" w14:textId="77777777">
        <w:trPr>
          <w:cantSplit/>
          <w:tblHeader/>
        </w:trPr>
        <w:tc>
          <w:tcPr>
            <w:tcW w:w="640" w:type="pct"/>
            <w:vAlign w:val="center"/>
          </w:tcPr>
          <w:p w14:paraId="6E94E3E6" w14:textId="77777777" w:rsidR="00EA70DD" w:rsidRPr="00CB0BBF" w:rsidRDefault="00A42C0E">
            <w:pPr>
              <w:widowControl w:val="0"/>
              <w:jc w:val="center"/>
              <w:rPr>
                <w:rFonts w:ascii="Times New Roman" w:hAnsi="Times New Roman"/>
                <w:b/>
                <w:sz w:val="21"/>
                <w:szCs w:val="21"/>
                <w:lang w:eastAsia="zh-CN"/>
              </w:rPr>
            </w:pPr>
            <w:r w:rsidRPr="00CB0BBF">
              <w:rPr>
                <w:rFonts w:ascii="Times New Roman" w:hAnsi="Times New Roman"/>
                <w:b/>
                <w:sz w:val="21"/>
                <w:szCs w:val="21"/>
                <w:lang w:eastAsia="zh-CN"/>
              </w:rPr>
              <w:t>组序</w:t>
            </w:r>
          </w:p>
        </w:tc>
        <w:tc>
          <w:tcPr>
            <w:tcW w:w="1427" w:type="pct"/>
          </w:tcPr>
          <w:p w14:paraId="60F7F340" w14:textId="77777777" w:rsidR="00EA70DD" w:rsidRPr="00CB0BBF" w:rsidRDefault="00A42C0E">
            <w:pPr>
              <w:widowControl w:val="0"/>
              <w:jc w:val="center"/>
              <w:rPr>
                <w:rFonts w:ascii="Times New Roman" w:hAnsi="Times New Roman"/>
                <w:b/>
                <w:sz w:val="21"/>
                <w:szCs w:val="21"/>
                <w:lang w:eastAsia="zh-CN"/>
              </w:rPr>
            </w:pPr>
            <w:r w:rsidRPr="00CB0BBF">
              <w:rPr>
                <w:rFonts w:ascii="Times New Roman" w:hAnsi="Times New Roman"/>
                <w:b/>
                <w:sz w:val="21"/>
                <w:szCs w:val="21"/>
                <w:lang w:eastAsia="zh-CN"/>
              </w:rPr>
              <w:t>组别</w:t>
            </w:r>
          </w:p>
        </w:tc>
        <w:tc>
          <w:tcPr>
            <w:tcW w:w="1158" w:type="pct"/>
            <w:vAlign w:val="center"/>
          </w:tcPr>
          <w:p w14:paraId="233BD277" w14:textId="77777777" w:rsidR="00EA70DD" w:rsidRPr="00CB0BBF" w:rsidRDefault="00A42C0E">
            <w:pPr>
              <w:widowControl w:val="0"/>
              <w:jc w:val="center"/>
              <w:rPr>
                <w:rFonts w:ascii="Times New Roman" w:hAnsi="Times New Roman"/>
                <w:b/>
                <w:sz w:val="21"/>
                <w:szCs w:val="21"/>
              </w:rPr>
            </w:pPr>
            <w:r w:rsidRPr="00CB0BBF">
              <w:rPr>
                <w:rFonts w:ascii="Times New Roman" w:hAnsi="Times New Roman"/>
                <w:b/>
                <w:sz w:val="21"/>
                <w:szCs w:val="21"/>
              </w:rPr>
              <w:t>笼牌颜色</w:t>
            </w:r>
          </w:p>
        </w:tc>
        <w:tc>
          <w:tcPr>
            <w:tcW w:w="1775" w:type="pct"/>
            <w:vAlign w:val="center"/>
          </w:tcPr>
          <w:p w14:paraId="4905EE81" w14:textId="77777777" w:rsidR="00EA70DD" w:rsidRPr="00CB0BBF" w:rsidRDefault="00A42C0E">
            <w:pPr>
              <w:widowControl w:val="0"/>
              <w:jc w:val="center"/>
              <w:rPr>
                <w:rFonts w:ascii="Times New Roman" w:hAnsi="Times New Roman"/>
                <w:b/>
                <w:sz w:val="21"/>
                <w:szCs w:val="21"/>
                <w:lang w:eastAsia="zh-CN"/>
              </w:rPr>
            </w:pPr>
            <w:r w:rsidRPr="00CB0BBF">
              <w:rPr>
                <w:rFonts w:ascii="Times New Roman" w:hAnsi="Times New Roman"/>
                <w:b/>
                <w:sz w:val="21"/>
                <w:szCs w:val="21"/>
                <w:lang w:eastAsia="zh-CN"/>
              </w:rPr>
              <w:t>动物号</w:t>
            </w:r>
          </w:p>
        </w:tc>
      </w:tr>
      <w:tr w:rsidR="00EA70DD" w:rsidRPr="00CB0BBF" w14:paraId="1BB3253A" w14:textId="77777777">
        <w:trPr>
          <w:cantSplit/>
        </w:trPr>
        <w:tc>
          <w:tcPr>
            <w:tcW w:w="640" w:type="pct"/>
            <w:vAlign w:val="center"/>
          </w:tcPr>
          <w:p w14:paraId="060D136D" w14:textId="77777777" w:rsidR="00EA70DD" w:rsidRPr="00CB0BBF" w:rsidRDefault="00A42C0E">
            <w:pPr>
              <w:widowControl w:val="0"/>
              <w:jc w:val="center"/>
              <w:rPr>
                <w:rFonts w:ascii="Times New Roman" w:hAnsi="Times New Roman"/>
                <w:sz w:val="21"/>
                <w:szCs w:val="21"/>
                <w:lang w:eastAsia="zh-CN"/>
              </w:rPr>
            </w:pPr>
            <w:r w:rsidRPr="00CB0BBF">
              <w:rPr>
                <w:rFonts w:ascii="Times New Roman" w:hAnsi="Times New Roman"/>
                <w:sz w:val="21"/>
                <w:szCs w:val="21"/>
                <w:lang w:eastAsia="zh-CN"/>
              </w:rPr>
              <w:t>1</w:t>
            </w:r>
          </w:p>
        </w:tc>
        <w:tc>
          <w:tcPr>
            <w:tcW w:w="1427" w:type="pct"/>
            <w:vAlign w:val="center"/>
          </w:tcPr>
          <w:p w14:paraId="3EAEFC5D" w14:textId="77777777" w:rsidR="00EA70DD" w:rsidRPr="00CB0BBF" w:rsidRDefault="00A42C0E">
            <w:pPr>
              <w:pStyle w:val="ColumnHeading"/>
              <w:widowControl w:val="0"/>
              <w:spacing w:after="0" w:line="240" w:lineRule="atLeast"/>
              <w:jc w:val="center"/>
              <w:rPr>
                <w:b w:val="0"/>
                <w:sz w:val="21"/>
                <w:szCs w:val="21"/>
                <w:lang w:eastAsia="zh-CN"/>
              </w:rPr>
            </w:pPr>
            <w:r w:rsidRPr="00CB0BBF">
              <w:rPr>
                <w:b w:val="0"/>
                <w:sz w:val="21"/>
                <w:szCs w:val="21"/>
                <w:lang w:eastAsia="zh-CN"/>
              </w:rPr>
              <w:t>阴性对照组</w:t>
            </w:r>
          </w:p>
        </w:tc>
        <w:tc>
          <w:tcPr>
            <w:tcW w:w="1158" w:type="pct"/>
            <w:vAlign w:val="center"/>
          </w:tcPr>
          <w:p w14:paraId="5A14455D" w14:textId="77777777" w:rsidR="00EA70DD" w:rsidRPr="00CB0BBF" w:rsidRDefault="00A42C0E">
            <w:pPr>
              <w:pStyle w:val="ColumnHeading"/>
              <w:widowControl w:val="0"/>
              <w:spacing w:after="0" w:line="240" w:lineRule="atLeast"/>
              <w:jc w:val="center"/>
              <w:rPr>
                <w:b w:val="0"/>
                <w:sz w:val="21"/>
                <w:szCs w:val="21"/>
                <w:lang w:eastAsia="zh-CN"/>
              </w:rPr>
            </w:pPr>
            <w:r w:rsidRPr="00CB0BBF">
              <w:rPr>
                <w:b w:val="0"/>
                <w:sz w:val="21"/>
                <w:szCs w:val="21"/>
                <w:lang w:eastAsia="zh-CN"/>
              </w:rPr>
              <w:t>白色</w:t>
            </w:r>
          </w:p>
        </w:tc>
        <w:tc>
          <w:tcPr>
            <w:tcW w:w="1775" w:type="pct"/>
            <w:vAlign w:val="center"/>
          </w:tcPr>
          <w:p w14:paraId="56B5E8DC" w14:textId="77777777" w:rsidR="00EA70DD" w:rsidRPr="00CB0BBF" w:rsidRDefault="00A42C0E">
            <w:pPr>
              <w:widowControl w:val="0"/>
              <w:jc w:val="center"/>
              <w:rPr>
                <w:rFonts w:ascii="Times New Roman" w:hAnsi="Times New Roman"/>
                <w:sz w:val="21"/>
                <w:szCs w:val="21"/>
                <w:lang w:eastAsia="zh-CN"/>
              </w:rPr>
            </w:pPr>
            <w:r w:rsidRPr="00CB0BBF">
              <w:rPr>
                <w:rFonts w:ascii="Times New Roman" w:hAnsi="Times New Roman"/>
                <w:sz w:val="21"/>
                <w:szCs w:val="21"/>
              </w:rPr>
              <w:t>1X0</w:t>
            </w:r>
            <w:r w:rsidRPr="00CB0BBF">
              <w:rPr>
                <w:rFonts w:ascii="Times New Roman" w:hAnsi="Times New Roman"/>
                <w:sz w:val="21"/>
                <w:szCs w:val="21"/>
                <w:lang w:eastAsia="zh-CN"/>
              </w:rPr>
              <w:t>1~</w:t>
            </w:r>
            <w:r w:rsidRPr="00CB0BBF">
              <w:rPr>
                <w:rFonts w:ascii="Times New Roman" w:hAnsi="Times New Roman"/>
                <w:sz w:val="21"/>
                <w:szCs w:val="21"/>
              </w:rPr>
              <w:t>1X0</w:t>
            </w:r>
            <w:r w:rsidRPr="00CB0BBF">
              <w:rPr>
                <w:rFonts w:ascii="Times New Roman" w:hAnsi="Times New Roman"/>
                <w:sz w:val="21"/>
                <w:szCs w:val="21"/>
                <w:lang w:eastAsia="zh-CN"/>
              </w:rPr>
              <w:t>3</w:t>
            </w:r>
          </w:p>
        </w:tc>
      </w:tr>
      <w:tr w:rsidR="00EE53EB" w:rsidRPr="00CB0BBF" w14:paraId="53BDFF37" w14:textId="77777777">
        <w:trPr>
          <w:cantSplit/>
        </w:trPr>
        <w:tc>
          <w:tcPr>
            <w:tcW w:w="640" w:type="pct"/>
            <w:vAlign w:val="center"/>
          </w:tcPr>
          <w:p w14:paraId="42A7EBBA" w14:textId="77777777" w:rsidR="00EE53EB" w:rsidRPr="00CB0BBF" w:rsidRDefault="00EE53EB" w:rsidP="00EE53EB">
            <w:pPr>
              <w:widowControl w:val="0"/>
              <w:jc w:val="center"/>
              <w:rPr>
                <w:rFonts w:ascii="Times New Roman" w:hAnsi="Times New Roman"/>
                <w:sz w:val="21"/>
                <w:szCs w:val="21"/>
                <w:lang w:eastAsia="zh-CN"/>
              </w:rPr>
            </w:pPr>
            <w:r w:rsidRPr="00CB0BBF">
              <w:rPr>
                <w:rFonts w:ascii="Times New Roman" w:hAnsi="Times New Roman"/>
                <w:sz w:val="21"/>
                <w:szCs w:val="21"/>
                <w:lang w:eastAsia="zh-CN"/>
              </w:rPr>
              <w:t>2</w:t>
            </w:r>
          </w:p>
        </w:tc>
        <w:tc>
          <w:tcPr>
            <w:tcW w:w="1427" w:type="pct"/>
            <w:vAlign w:val="center"/>
          </w:tcPr>
          <w:p w14:paraId="3F0B0740" w14:textId="5BC557B3" w:rsidR="00EE53EB" w:rsidRPr="00CB0BBF" w:rsidRDefault="00EE53EB" w:rsidP="00EE53EB">
            <w:pPr>
              <w:pStyle w:val="ColumnHeading"/>
              <w:widowControl w:val="0"/>
              <w:spacing w:after="0" w:line="240" w:lineRule="atLeast"/>
              <w:jc w:val="center"/>
              <w:rPr>
                <w:b w:val="0"/>
                <w:sz w:val="21"/>
                <w:szCs w:val="21"/>
                <w:lang w:eastAsia="zh-CN"/>
              </w:rPr>
            </w:pPr>
            <w:r w:rsidRPr="00CB0BBF">
              <w:rPr>
                <w:b w:val="0"/>
                <w:sz w:val="21"/>
                <w:szCs w:val="21"/>
                <w:lang w:eastAsia="zh-CN"/>
              </w:rPr>
              <w:t>低剂量组</w:t>
            </w:r>
          </w:p>
        </w:tc>
        <w:tc>
          <w:tcPr>
            <w:tcW w:w="1158" w:type="pct"/>
            <w:vAlign w:val="center"/>
          </w:tcPr>
          <w:p w14:paraId="2522036F" w14:textId="77777777" w:rsidR="00EE53EB" w:rsidRPr="00CB0BBF" w:rsidRDefault="00EE53EB" w:rsidP="00EE53EB">
            <w:pPr>
              <w:pStyle w:val="ColumnHeading"/>
              <w:widowControl w:val="0"/>
              <w:spacing w:after="0" w:line="240" w:lineRule="atLeast"/>
              <w:jc w:val="center"/>
              <w:rPr>
                <w:b w:val="0"/>
                <w:sz w:val="21"/>
                <w:szCs w:val="21"/>
                <w:lang w:eastAsia="zh-CN"/>
              </w:rPr>
            </w:pPr>
            <w:r w:rsidRPr="00CB0BBF">
              <w:rPr>
                <w:b w:val="0"/>
                <w:sz w:val="21"/>
                <w:szCs w:val="21"/>
                <w:lang w:eastAsia="zh-CN"/>
              </w:rPr>
              <w:t>绿色</w:t>
            </w:r>
          </w:p>
        </w:tc>
        <w:tc>
          <w:tcPr>
            <w:tcW w:w="1775" w:type="pct"/>
            <w:vAlign w:val="center"/>
          </w:tcPr>
          <w:p w14:paraId="24EA835B" w14:textId="77777777" w:rsidR="00EE53EB" w:rsidRPr="00CB0BBF" w:rsidRDefault="00EE53EB" w:rsidP="00EE53EB">
            <w:pPr>
              <w:widowControl w:val="0"/>
              <w:jc w:val="center"/>
              <w:rPr>
                <w:rFonts w:ascii="Times New Roman" w:hAnsi="Times New Roman"/>
                <w:sz w:val="21"/>
                <w:szCs w:val="21"/>
              </w:rPr>
            </w:pPr>
            <w:r w:rsidRPr="00CB0BBF">
              <w:rPr>
                <w:rFonts w:ascii="Times New Roman" w:hAnsi="Times New Roman"/>
                <w:sz w:val="21"/>
                <w:szCs w:val="21"/>
                <w:lang w:eastAsia="zh-CN"/>
              </w:rPr>
              <w:t>2</w:t>
            </w:r>
            <w:r w:rsidRPr="00CB0BBF">
              <w:rPr>
                <w:rFonts w:ascii="Times New Roman" w:hAnsi="Times New Roman"/>
                <w:sz w:val="21"/>
                <w:szCs w:val="21"/>
              </w:rPr>
              <w:t>X0</w:t>
            </w:r>
            <w:r w:rsidRPr="00CB0BBF">
              <w:rPr>
                <w:rFonts w:ascii="Times New Roman" w:hAnsi="Times New Roman"/>
                <w:sz w:val="21"/>
                <w:szCs w:val="21"/>
                <w:lang w:eastAsia="zh-CN"/>
              </w:rPr>
              <w:t>1~2</w:t>
            </w:r>
            <w:r w:rsidRPr="00CB0BBF">
              <w:rPr>
                <w:rFonts w:ascii="Times New Roman" w:hAnsi="Times New Roman"/>
                <w:sz w:val="21"/>
                <w:szCs w:val="21"/>
              </w:rPr>
              <w:t>X0</w:t>
            </w:r>
            <w:r w:rsidRPr="00CB0BBF">
              <w:rPr>
                <w:rFonts w:ascii="Times New Roman" w:hAnsi="Times New Roman"/>
                <w:sz w:val="21"/>
                <w:szCs w:val="21"/>
                <w:lang w:eastAsia="zh-CN"/>
              </w:rPr>
              <w:t>3</w:t>
            </w:r>
          </w:p>
        </w:tc>
      </w:tr>
      <w:tr w:rsidR="00EE53EB" w:rsidRPr="00CB0BBF" w14:paraId="590526C1" w14:textId="77777777">
        <w:trPr>
          <w:cantSplit/>
        </w:trPr>
        <w:tc>
          <w:tcPr>
            <w:tcW w:w="640" w:type="pct"/>
            <w:vAlign w:val="center"/>
          </w:tcPr>
          <w:p w14:paraId="3AF4D3EC" w14:textId="77777777" w:rsidR="00EE53EB" w:rsidRPr="00CB0BBF" w:rsidRDefault="00EE53EB" w:rsidP="00EE53EB">
            <w:pPr>
              <w:widowControl w:val="0"/>
              <w:jc w:val="center"/>
              <w:rPr>
                <w:rFonts w:ascii="Times New Roman" w:hAnsi="Times New Roman"/>
                <w:sz w:val="21"/>
                <w:szCs w:val="21"/>
                <w:lang w:eastAsia="zh-CN"/>
              </w:rPr>
            </w:pPr>
            <w:r w:rsidRPr="00CB0BBF">
              <w:rPr>
                <w:rFonts w:ascii="Times New Roman" w:hAnsi="Times New Roman"/>
                <w:sz w:val="21"/>
                <w:szCs w:val="21"/>
                <w:lang w:eastAsia="zh-CN"/>
              </w:rPr>
              <w:t>3</w:t>
            </w:r>
          </w:p>
        </w:tc>
        <w:tc>
          <w:tcPr>
            <w:tcW w:w="1427" w:type="pct"/>
            <w:vAlign w:val="center"/>
          </w:tcPr>
          <w:p w14:paraId="5D72D0A3" w14:textId="3CC25DD2" w:rsidR="00EE53EB" w:rsidRPr="00CB0BBF" w:rsidRDefault="00EE53EB" w:rsidP="00EE53EB">
            <w:pPr>
              <w:pStyle w:val="ColumnHeading"/>
              <w:widowControl w:val="0"/>
              <w:spacing w:after="0" w:line="240" w:lineRule="atLeast"/>
              <w:jc w:val="center"/>
              <w:rPr>
                <w:b w:val="0"/>
                <w:sz w:val="21"/>
                <w:szCs w:val="21"/>
                <w:lang w:eastAsia="zh-CN"/>
              </w:rPr>
            </w:pPr>
            <w:r w:rsidRPr="00CB0BBF">
              <w:rPr>
                <w:b w:val="0"/>
                <w:sz w:val="21"/>
                <w:szCs w:val="21"/>
                <w:lang w:eastAsia="zh-CN"/>
              </w:rPr>
              <w:t>高剂量组</w:t>
            </w:r>
          </w:p>
        </w:tc>
        <w:tc>
          <w:tcPr>
            <w:tcW w:w="1158" w:type="pct"/>
            <w:vAlign w:val="center"/>
          </w:tcPr>
          <w:p w14:paraId="18BAD722" w14:textId="77777777" w:rsidR="00EE53EB" w:rsidRPr="00CB0BBF" w:rsidRDefault="00EE53EB" w:rsidP="00EE53EB">
            <w:pPr>
              <w:pStyle w:val="ColumnHeading"/>
              <w:widowControl w:val="0"/>
              <w:spacing w:after="0" w:line="240" w:lineRule="atLeast"/>
              <w:jc w:val="center"/>
              <w:rPr>
                <w:b w:val="0"/>
                <w:sz w:val="21"/>
                <w:szCs w:val="21"/>
                <w:lang w:eastAsia="zh-CN"/>
              </w:rPr>
            </w:pPr>
            <w:r w:rsidRPr="00CB0BBF">
              <w:rPr>
                <w:b w:val="0"/>
                <w:sz w:val="21"/>
                <w:szCs w:val="21"/>
                <w:lang w:eastAsia="zh-CN"/>
              </w:rPr>
              <w:t>黄色</w:t>
            </w:r>
          </w:p>
        </w:tc>
        <w:tc>
          <w:tcPr>
            <w:tcW w:w="1775" w:type="pct"/>
            <w:vAlign w:val="center"/>
          </w:tcPr>
          <w:p w14:paraId="52DBE5A1" w14:textId="77777777" w:rsidR="00EE53EB" w:rsidRPr="00CB0BBF" w:rsidRDefault="00EE53EB" w:rsidP="00EE53EB">
            <w:pPr>
              <w:widowControl w:val="0"/>
              <w:jc w:val="center"/>
              <w:rPr>
                <w:rFonts w:ascii="Times New Roman" w:hAnsi="Times New Roman"/>
                <w:sz w:val="21"/>
                <w:szCs w:val="21"/>
              </w:rPr>
            </w:pPr>
            <w:r w:rsidRPr="00CB0BBF">
              <w:rPr>
                <w:rFonts w:ascii="Times New Roman" w:hAnsi="Times New Roman"/>
                <w:sz w:val="21"/>
                <w:szCs w:val="21"/>
                <w:lang w:eastAsia="zh-CN"/>
              </w:rPr>
              <w:t>3</w:t>
            </w:r>
            <w:r w:rsidRPr="00CB0BBF">
              <w:rPr>
                <w:rFonts w:ascii="Times New Roman" w:hAnsi="Times New Roman"/>
                <w:sz w:val="21"/>
                <w:szCs w:val="21"/>
              </w:rPr>
              <w:t>X0</w:t>
            </w:r>
            <w:r w:rsidRPr="00CB0BBF">
              <w:rPr>
                <w:rFonts w:ascii="Times New Roman" w:hAnsi="Times New Roman"/>
                <w:sz w:val="21"/>
                <w:szCs w:val="21"/>
                <w:lang w:eastAsia="zh-CN"/>
              </w:rPr>
              <w:t>1~3</w:t>
            </w:r>
            <w:r w:rsidRPr="00CB0BBF">
              <w:rPr>
                <w:rFonts w:ascii="Times New Roman" w:hAnsi="Times New Roman"/>
                <w:sz w:val="21"/>
                <w:szCs w:val="21"/>
              </w:rPr>
              <w:t>X0</w:t>
            </w:r>
            <w:r w:rsidRPr="00CB0BBF">
              <w:rPr>
                <w:rFonts w:ascii="Times New Roman" w:hAnsi="Times New Roman"/>
                <w:sz w:val="21"/>
                <w:szCs w:val="21"/>
                <w:lang w:eastAsia="zh-CN"/>
              </w:rPr>
              <w:t>3</w:t>
            </w:r>
          </w:p>
        </w:tc>
      </w:tr>
      <w:tr w:rsidR="00EE53EB" w:rsidRPr="00CB0BBF" w14:paraId="19B0D0A1" w14:textId="77777777">
        <w:trPr>
          <w:cantSplit/>
        </w:trPr>
        <w:tc>
          <w:tcPr>
            <w:tcW w:w="640" w:type="pct"/>
            <w:vAlign w:val="center"/>
          </w:tcPr>
          <w:p w14:paraId="35ACAF14" w14:textId="77777777" w:rsidR="00EE53EB" w:rsidRPr="00CB0BBF" w:rsidRDefault="00EE53EB" w:rsidP="00EE53EB">
            <w:pPr>
              <w:widowControl w:val="0"/>
              <w:jc w:val="center"/>
              <w:rPr>
                <w:rFonts w:ascii="Times New Roman" w:hAnsi="Times New Roman"/>
                <w:sz w:val="21"/>
                <w:szCs w:val="21"/>
                <w:lang w:eastAsia="zh-CN"/>
              </w:rPr>
            </w:pPr>
            <w:r w:rsidRPr="00CB0BBF">
              <w:rPr>
                <w:rFonts w:ascii="Times New Roman" w:hAnsi="Times New Roman"/>
                <w:sz w:val="21"/>
                <w:szCs w:val="21"/>
                <w:lang w:eastAsia="zh-CN"/>
              </w:rPr>
              <w:t>4</w:t>
            </w:r>
          </w:p>
        </w:tc>
        <w:tc>
          <w:tcPr>
            <w:tcW w:w="1427" w:type="pct"/>
            <w:vAlign w:val="center"/>
          </w:tcPr>
          <w:p w14:paraId="3CC55A7F" w14:textId="6587AC2C" w:rsidR="00EE53EB" w:rsidRPr="00CB0BBF" w:rsidRDefault="00EE53EB" w:rsidP="00EE53EB">
            <w:pPr>
              <w:pStyle w:val="ColumnHeading"/>
              <w:widowControl w:val="0"/>
              <w:spacing w:after="0" w:line="240" w:lineRule="atLeast"/>
              <w:jc w:val="center"/>
              <w:rPr>
                <w:b w:val="0"/>
                <w:sz w:val="21"/>
                <w:szCs w:val="21"/>
                <w:lang w:eastAsia="zh-CN"/>
              </w:rPr>
            </w:pPr>
            <w:r w:rsidRPr="00CB0BBF">
              <w:rPr>
                <w:b w:val="0"/>
                <w:sz w:val="21"/>
                <w:szCs w:val="21"/>
                <w:lang w:eastAsia="zh-CN"/>
              </w:rPr>
              <w:t>阳性对照组</w:t>
            </w:r>
          </w:p>
        </w:tc>
        <w:tc>
          <w:tcPr>
            <w:tcW w:w="1158" w:type="pct"/>
            <w:vAlign w:val="center"/>
          </w:tcPr>
          <w:p w14:paraId="7A2D97DE" w14:textId="77777777" w:rsidR="00EE53EB" w:rsidRPr="00CB0BBF" w:rsidRDefault="00EE53EB" w:rsidP="00EE53EB">
            <w:pPr>
              <w:pStyle w:val="ColumnHeading"/>
              <w:widowControl w:val="0"/>
              <w:spacing w:after="0" w:line="240" w:lineRule="atLeast"/>
              <w:jc w:val="center"/>
              <w:rPr>
                <w:b w:val="0"/>
                <w:sz w:val="21"/>
                <w:szCs w:val="21"/>
                <w:lang w:eastAsia="zh-CN"/>
              </w:rPr>
            </w:pPr>
            <w:r w:rsidRPr="00CB0BBF">
              <w:rPr>
                <w:b w:val="0"/>
                <w:sz w:val="21"/>
                <w:szCs w:val="21"/>
                <w:lang w:eastAsia="zh-CN"/>
              </w:rPr>
              <w:t>红色</w:t>
            </w:r>
          </w:p>
        </w:tc>
        <w:tc>
          <w:tcPr>
            <w:tcW w:w="1775" w:type="pct"/>
            <w:vAlign w:val="center"/>
          </w:tcPr>
          <w:p w14:paraId="422828C4" w14:textId="77777777" w:rsidR="00EE53EB" w:rsidRPr="00CB0BBF" w:rsidRDefault="00EE53EB" w:rsidP="00EE53EB">
            <w:pPr>
              <w:widowControl w:val="0"/>
              <w:jc w:val="center"/>
              <w:rPr>
                <w:rFonts w:ascii="Times New Roman" w:hAnsi="Times New Roman"/>
                <w:sz w:val="21"/>
                <w:szCs w:val="21"/>
                <w:lang w:eastAsia="zh-CN"/>
              </w:rPr>
            </w:pPr>
            <w:r w:rsidRPr="00CB0BBF">
              <w:rPr>
                <w:rFonts w:ascii="Times New Roman" w:hAnsi="Times New Roman"/>
                <w:sz w:val="21"/>
                <w:szCs w:val="21"/>
                <w:lang w:eastAsia="zh-CN"/>
              </w:rPr>
              <w:t>4</w:t>
            </w:r>
            <w:r w:rsidRPr="00CB0BBF">
              <w:rPr>
                <w:rFonts w:ascii="Times New Roman" w:hAnsi="Times New Roman"/>
                <w:sz w:val="21"/>
                <w:szCs w:val="21"/>
              </w:rPr>
              <w:t>X0</w:t>
            </w:r>
            <w:r w:rsidRPr="00CB0BBF">
              <w:rPr>
                <w:rFonts w:ascii="Times New Roman" w:hAnsi="Times New Roman"/>
                <w:sz w:val="21"/>
                <w:szCs w:val="21"/>
                <w:lang w:eastAsia="zh-CN"/>
              </w:rPr>
              <w:t>1~4</w:t>
            </w:r>
            <w:r w:rsidRPr="00CB0BBF">
              <w:rPr>
                <w:rFonts w:ascii="Times New Roman" w:hAnsi="Times New Roman"/>
                <w:sz w:val="21"/>
                <w:szCs w:val="21"/>
              </w:rPr>
              <w:t>X0</w:t>
            </w:r>
            <w:r w:rsidRPr="00CB0BBF">
              <w:rPr>
                <w:rFonts w:ascii="Times New Roman" w:hAnsi="Times New Roman"/>
                <w:sz w:val="21"/>
                <w:szCs w:val="21"/>
                <w:lang w:eastAsia="zh-CN"/>
              </w:rPr>
              <w:t>3</w:t>
            </w:r>
          </w:p>
        </w:tc>
      </w:tr>
      <w:tr w:rsidR="00EE53EB" w:rsidRPr="00CB0BBF" w14:paraId="47531CBA" w14:textId="77777777">
        <w:trPr>
          <w:cantSplit/>
        </w:trPr>
        <w:tc>
          <w:tcPr>
            <w:tcW w:w="640" w:type="pct"/>
            <w:vAlign w:val="center"/>
          </w:tcPr>
          <w:p w14:paraId="2F4079C5" w14:textId="77777777" w:rsidR="00EE53EB" w:rsidRPr="00CB0BBF" w:rsidRDefault="00EE53EB" w:rsidP="00EE53EB">
            <w:pPr>
              <w:widowControl w:val="0"/>
              <w:jc w:val="center"/>
              <w:rPr>
                <w:rFonts w:ascii="Times New Roman" w:hAnsi="Times New Roman"/>
                <w:sz w:val="21"/>
                <w:szCs w:val="21"/>
                <w:lang w:eastAsia="zh-CN"/>
              </w:rPr>
            </w:pPr>
            <w:r w:rsidRPr="00CB0BBF">
              <w:rPr>
                <w:rFonts w:ascii="Times New Roman" w:hAnsi="Times New Roman"/>
                <w:sz w:val="21"/>
                <w:szCs w:val="21"/>
                <w:lang w:eastAsia="zh-CN"/>
              </w:rPr>
              <w:t>5</w:t>
            </w:r>
          </w:p>
        </w:tc>
        <w:tc>
          <w:tcPr>
            <w:tcW w:w="1427" w:type="pct"/>
            <w:vAlign w:val="center"/>
          </w:tcPr>
          <w:p w14:paraId="578C46C4" w14:textId="20E4F492" w:rsidR="00EE53EB" w:rsidRPr="00CB0BBF" w:rsidRDefault="00EE53EB" w:rsidP="00EE53EB">
            <w:pPr>
              <w:pStyle w:val="ColumnHeading"/>
              <w:widowControl w:val="0"/>
              <w:spacing w:after="0" w:line="240" w:lineRule="atLeast"/>
              <w:jc w:val="center"/>
              <w:rPr>
                <w:b w:val="0"/>
                <w:sz w:val="21"/>
                <w:szCs w:val="21"/>
                <w:lang w:eastAsia="zh-CN"/>
              </w:rPr>
            </w:pPr>
            <w:r w:rsidRPr="00CB0BBF">
              <w:rPr>
                <w:b w:val="0"/>
                <w:sz w:val="21"/>
                <w:szCs w:val="21"/>
                <w:lang w:eastAsia="zh-CN"/>
              </w:rPr>
              <w:t>备用动物组</w:t>
            </w:r>
            <w:r w:rsidRPr="00CB0BBF">
              <w:rPr>
                <w:b w:val="0"/>
                <w:sz w:val="21"/>
                <w:szCs w:val="21"/>
                <w:lang w:eastAsia="zh-CN"/>
              </w:rPr>
              <w:t>*</w:t>
            </w:r>
          </w:p>
        </w:tc>
        <w:tc>
          <w:tcPr>
            <w:tcW w:w="1158" w:type="pct"/>
            <w:vAlign w:val="center"/>
          </w:tcPr>
          <w:p w14:paraId="3B83C2FE" w14:textId="77777777" w:rsidR="00EE53EB" w:rsidRPr="00CB0BBF" w:rsidRDefault="00EE53EB" w:rsidP="00EE53EB">
            <w:pPr>
              <w:pStyle w:val="ColumnHeading"/>
              <w:widowControl w:val="0"/>
              <w:spacing w:after="0" w:line="240" w:lineRule="atLeast"/>
              <w:jc w:val="center"/>
              <w:rPr>
                <w:b w:val="0"/>
                <w:sz w:val="21"/>
                <w:szCs w:val="21"/>
                <w:lang w:eastAsia="zh-CN"/>
              </w:rPr>
            </w:pPr>
            <w:r w:rsidRPr="00CB0BBF">
              <w:rPr>
                <w:b w:val="0"/>
                <w:sz w:val="21"/>
                <w:szCs w:val="21"/>
                <w:lang w:eastAsia="zh-CN"/>
              </w:rPr>
              <w:t>紫色</w:t>
            </w:r>
          </w:p>
        </w:tc>
        <w:tc>
          <w:tcPr>
            <w:tcW w:w="1775" w:type="pct"/>
            <w:vAlign w:val="center"/>
          </w:tcPr>
          <w:p w14:paraId="48DC526E" w14:textId="77777777" w:rsidR="00EE53EB" w:rsidRPr="00CB0BBF" w:rsidRDefault="00EE53EB" w:rsidP="00EE53EB">
            <w:pPr>
              <w:widowControl w:val="0"/>
              <w:jc w:val="center"/>
              <w:rPr>
                <w:rFonts w:ascii="Times New Roman" w:hAnsi="Times New Roman"/>
                <w:sz w:val="21"/>
                <w:szCs w:val="21"/>
                <w:lang w:eastAsia="zh-CN"/>
              </w:rPr>
            </w:pPr>
            <w:r w:rsidRPr="00CB0BBF">
              <w:rPr>
                <w:rFonts w:ascii="Times New Roman" w:hAnsi="Times New Roman"/>
                <w:sz w:val="21"/>
                <w:szCs w:val="21"/>
                <w:lang w:eastAsia="zh-CN"/>
              </w:rPr>
              <w:t>5</w:t>
            </w:r>
            <w:r w:rsidRPr="00CB0BBF">
              <w:rPr>
                <w:rFonts w:ascii="Times New Roman" w:hAnsi="Times New Roman"/>
                <w:sz w:val="21"/>
                <w:szCs w:val="21"/>
              </w:rPr>
              <w:t>X0</w:t>
            </w:r>
            <w:r w:rsidRPr="00CB0BBF">
              <w:rPr>
                <w:rFonts w:ascii="Times New Roman" w:hAnsi="Times New Roman"/>
                <w:sz w:val="21"/>
                <w:szCs w:val="21"/>
                <w:lang w:eastAsia="zh-CN"/>
              </w:rPr>
              <w:t>1~5</w:t>
            </w:r>
            <w:r w:rsidRPr="00CB0BBF">
              <w:rPr>
                <w:rFonts w:ascii="Times New Roman" w:hAnsi="Times New Roman"/>
                <w:sz w:val="21"/>
                <w:szCs w:val="21"/>
              </w:rPr>
              <w:t>X0</w:t>
            </w:r>
            <w:r w:rsidRPr="00CB0BBF">
              <w:rPr>
                <w:rFonts w:ascii="Times New Roman" w:hAnsi="Times New Roman"/>
                <w:sz w:val="21"/>
                <w:szCs w:val="21"/>
                <w:lang w:eastAsia="zh-CN"/>
              </w:rPr>
              <w:t>3</w:t>
            </w:r>
          </w:p>
        </w:tc>
      </w:tr>
    </w:tbl>
    <w:p w14:paraId="57FBACAC" w14:textId="77777777" w:rsidR="00EA70DD" w:rsidRPr="00CB0BBF" w:rsidRDefault="00A42C0E">
      <w:pPr>
        <w:widowControl w:val="0"/>
        <w:tabs>
          <w:tab w:val="left" w:pos="3240"/>
        </w:tabs>
        <w:adjustRightInd w:val="0"/>
        <w:jc w:val="both"/>
        <w:rPr>
          <w:rFonts w:ascii="Times New Roman" w:hAnsi="Times New Roman"/>
          <w:sz w:val="18"/>
          <w:szCs w:val="18"/>
          <w:lang w:eastAsia="zh-CN"/>
        </w:rPr>
      </w:pPr>
      <w:r w:rsidRPr="00CB0BBF">
        <w:rPr>
          <w:rFonts w:ascii="Times New Roman" w:hAnsi="Times New Roman"/>
          <w:sz w:val="18"/>
          <w:szCs w:val="18"/>
          <w:lang w:eastAsia="zh-CN"/>
        </w:rPr>
        <w:t>X</w:t>
      </w:r>
      <w:r w:rsidRPr="00CB0BBF">
        <w:rPr>
          <w:rFonts w:ascii="Times New Roman" w:hAnsi="Times New Roman"/>
          <w:sz w:val="18"/>
          <w:szCs w:val="18"/>
          <w:lang w:eastAsia="zh-CN"/>
        </w:rPr>
        <w:t>：</w:t>
      </w:r>
      <w:r w:rsidRPr="00CB0BBF">
        <w:rPr>
          <w:rFonts w:ascii="Times New Roman" w:hAnsi="Times New Roman"/>
          <w:sz w:val="18"/>
          <w:szCs w:val="18"/>
          <w:lang w:eastAsia="zh-CN"/>
        </w:rPr>
        <w:t>0</w:t>
      </w:r>
      <w:r w:rsidRPr="00CB0BBF">
        <w:rPr>
          <w:rFonts w:ascii="Times New Roman" w:hAnsi="Times New Roman"/>
          <w:sz w:val="18"/>
          <w:szCs w:val="18"/>
          <w:lang w:eastAsia="zh-CN"/>
        </w:rPr>
        <w:t>为雌性，</w:t>
      </w:r>
      <w:r w:rsidRPr="00CB0BBF">
        <w:rPr>
          <w:rFonts w:ascii="Times New Roman" w:hAnsi="Times New Roman"/>
          <w:sz w:val="18"/>
          <w:szCs w:val="18"/>
          <w:lang w:eastAsia="zh-CN"/>
        </w:rPr>
        <w:t>1</w:t>
      </w:r>
      <w:r w:rsidRPr="00CB0BBF">
        <w:rPr>
          <w:rFonts w:ascii="Times New Roman" w:hAnsi="Times New Roman"/>
          <w:sz w:val="18"/>
          <w:szCs w:val="18"/>
          <w:lang w:eastAsia="zh-CN"/>
        </w:rPr>
        <w:t>为雄性</w:t>
      </w:r>
    </w:p>
    <w:p w14:paraId="6D1C2E28" w14:textId="5EA74FDE" w:rsidR="00EA70DD" w:rsidRPr="00CB0BBF" w:rsidRDefault="00A42C0E">
      <w:pPr>
        <w:widowControl w:val="0"/>
        <w:tabs>
          <w:tab w:val="left" w:pos="3240"/>
        </w:tabs>
        <w:adjustRightInd w:val="0"/>
        <w:jc w:val="both"/>
        <w:rPr>
          <w:rFonts w:ascii="Times New Roman" w:hAnsi="Times New Roman"/>
          <w:sz w:val="18"/>
          <w:szCs w:val="18"/>
          <w:lang w:eastAsia="zh-CN"/>
        </w:rPr>
      </w:pPr>
      <w:r w:rsidRPr="00CB0BBF">
        <w:rPr>
          <w:rFonts w:ascii="Times New Roman" w:hAnsi="Times New Roman"/>
          <w:sz w:val="21"/>
          <w:szCs w:val="21"/>
          <w:lang w:eastAsia="zh-CN"/>
        </w:rPr>
        <w:t>*</w:t>
      </w:r>
      <w:r w:rsidRPr="00CB0BBF">
        <w:rPr>
          <w:rFonts w:ascii="Times New Roman" w:hAnsi="Times New Roman"/>
          <w:sz w:val="21"/>
          <w:szCs w:val="21"/>
          <w:lang w:eastAsia="zh-CN"/>
        </w:rPr>
        <w:t>备用动物组动物用途见</w:t>
      </w:r>
      <w:hyperlink w:anchor="OLE_LINK412" w:history="1">
        <w:r w:rsidRPr="00CB0BBF">
          <w:rPr>
            <w:rStyle w:val="afa"/>
            <w:rFonts w:ascii="Times New Roman" w:hAnsi="Times New Roman"/>
            <w:sz w:val="21"/>
            <w:szCs w:val="21"/>
            <w:lang w:eastAsia="zh-CN"/>
          </w:rPr>
          <w:t>4.1.2</w:t>
        </w:r>
      </w:hyperlink>
      <w:r w:rsidRPr="00CB0BBF">
        <w:rPr>
          <w:rFonts w:ascii="Times New Roman" w:hAnsi="Times New Roman"/>
          <w:sz w:val="21"/>
          <w:szCs w:val="21"/>
          <w:lang w:eastAsia="zh-CN"/>
        </w:rPr>
        <w:t>，实验期间对所有备用动物每天进行一次笼旁观察。</w:t>
      </w:r>
    </w:p>
    <w:p w14:paraId="6D23A60C" w14:textId="77777777" w:rsidR="00EA70DD" w:rsidRPr="00CB0BBF" w:rsidRDefault="00A42C0E">
      <w:pPr>
        <w:pStyle w:val="2"/>
        <w:keepNext w:val="0"/>
        <w:widowControl w:val="0"/>
        <w:numPr>
          <w:ilvl w:val="1"/>
          <w:numId w:val="8"/>
        </w:numPr>
        <w:spacing w:beforeLines="100" w:before="312" w:after="0" w:line="360" w:lineRule="auto"/>
        <w:rPr>
          <w:bCs/>
          <w:szCs w:val="24"/>
          <w:lang w:eastAsia="zh-CN"/>
        </w:rPr>
      </w:pPr>
      <w:bookmarkStart w:id="115" w:name="_Toc22627140"/>
      <w:bookmarkStart w:id="116" w:name="_Toc22626326"/>
      <w:bookmarkStart w:id="117" w:name="_Toc207615326"/>
      <w:r w:rsidRPr="00CB0BBF">
        <w:rPr>
          <w:bCs/>
          <w:szCs w:val="24"/>
          <w:lang w:eastAsia="zh-CN"/>
        </w:rPr>
        <w:t>动物饲养</w:t>
      </w:r>
      <w:bookmarkEnd w:id="115"/>
      <w:bookmarkEnd w:id="116"/>
      <w:bookmarkEnd w:id="117"/>
    </w:p>
    <w:p w14:paraId="0BA5FB65" w14:textId="77777777" w:rsidR="00EA70DD" w:rsidRPr="00CB0BBF" w:rsidRDefault="00A42C0E">
      <w:pPr>
        <w:pStyle w:val="3"/>
        <w:keepNext w:val="0"/>
        <w:widowControl w:val="0"/>
        <w:numPr>
          <w:ilvl w:val="2"/>
          <w:numId w:val="8"/>
        </w:numPr>
        <w:spacing w:before="0" w:after="0" w:line="360" w:lineRule="auto"/>
        <w:rPr>
          <w:bCs/>
          <w:szCs w:val="24"/>
          <w:lang w:eastAsia="zh-CN"/>
        </w:rPr>
      </w:pPr>
      <w:bookmarkStart w:id="118" w:name="_Toc22626327"/>
      <w:bookmarkStart w:id="119" w:name="_Toc22627141"/>
      <w:bookmarkStart w:id="120" w:name="_Toc207615327"/>
      <w:r w:rsidRPr="00CB0BBF">
        <w:rPr>
          <w:bCs/>
          <w:szCs w:val="24"/>
          <w:lang w:eastAsia="zh-CN"/>
        </w:rPr>
        <w:t>检疫和适应期</w:t>
      </w:r>
      <w:bookmarkEnd w:id="118"/>
      <w:bookmarkEnd w:id="119"/>
      <w:bookmarkEnd w:id="120"/>
    </w:p>
    <w:p w14:paraId="79AA0DDB" w14:textId="77777777" w:rsidR="00EA70DD" w:rsidRPr="00CB0BBF" w:rsidRDefault="00A42C0E">
      <w:pPr>
        <w:widowControl w:val="0"/>
        <w:tabs>
          <w:tab w:val="left" w:pos="3240"/>
        </w:tabs>
        <w:adjustRightInd w:val="0"/>
        <w:spacing w:line="360" w:lineRule="auto"/>
        <w:ind w:firstLineChars="200" w:firstLine="480"/>
        <w:jc w:val="both"/>
        <w:rPr>
          <w:rFonts w:ascii="Times New Roman" w:hAnsi="Times New Roman"/>
          <w:shd w:val="clear" w:color="auto" w:fill="00FFFF"/>
          <w:lang w:eastAsia="zh-CN"/>
        </w:rPr>
      </w:pPr>
      <w:r w:rsidRPr="00CB0BBF">
        <w:rPr>
          <w:rFonts w:ascii="Times New Roman" w:hAnsi="Times New Roman"/>
          <w:bCs/>
          <w:sz w:val="24"/>
          <w:szCs w:val="24"/>
          <w:lang w:eastAsia="zh-CN"/>
        </w:rPr>
        <w:t>检疫期：至少</w:t>
      </w:r>
      <w:r w:rsidRPr="00CB0BBF">
        <w:rPr>
          <w:rFonts w:ascii="Times New Roman" w:hAnsi="Times New Roman"/>
          <w:bCs/>
          <w:sz w:val="24"/>
          <w:szCs w:val="24"/>
          <w:lang w:eastAsia="zh-CN"/>
        </w:rPr>
        <w:t>3</w:t>
      </w:r>
      <w:r w:rsidRPr="00CB0BBF">
        <w:rPr>
          <w:rFonts w:ascii="Times New Roman" w:hAnsi="Times New Roman"/>
          <w:bCs/>
          <w:sz w:val="24"/>
          <w:szCs w:val="24"/>
          <w:lang w:eastAsia="zh-CN"/>
        </w:rPr>
        <w:t>天，</w:t>
      </w:r>
      <w:r w:rsidRPr="00CB0BBF">
        <w:rPr>
          <w:rFonts w:ascii="Times New Roman" w:hAnsi="Times New Roman"/>
          <w:sz w:val="24"/>
          <w:szCs w:val="24"/>
          <w:lang w:eastAsia="zh-CN"/>
        </w:rPr>
        <w:t>兽医在检疫期负责完成动物的检疫</w:t>
      </w:r>
      <w:r w:rsidRPr="00CB0BBF">
        <w:rPr>
          <w:rFonts w:ascii="Times New Roman" w:hAnsi="Times New Roman"/>
          <w:bCs/>
          <w:sz w:val="24"/>
          <w:szCs w:val="24"/>
          <w:lang w:eastAsia="zh-CN"/>
        </w:rPr>
        <w:t>。</w:t>
      </w:r>
    </w:p>
    <w:p w14:paraId="0BE2854B" w14:textId="77777777" w:rsidR="00EA70DD" w:rsidRPr="00CB0BBF" w:rsidRDefault="00A42C0E">
      <w:pPr>
        <w:widowControl w:val="0"/>
        <w:spacing w:line="360" w:lineRule="auto"/>
        <w:ind w:firstLineChars="200" w:firstLine="480"/>
        <w:jc w:val="both"/>
        <w:rPr>
          <w:rFonts w:ascii="Times New Roman" w:hAnsi="Times New Roman"/>
          <w:sz w:val="24"/>
          <w:szCs w:val="24"/>
          <w:lang w:eastAsia="zh-CN"/>
        </w:rPr>
      </w:pPr>
      <w:r w:rsidRPr="00CB0BBF">
        <w:rPr>
          <w:rFonts w:ascii="Times New Roman" w:hAnsi="Times New Roman"/>
          <w:bCs/>
          <w:sz w:val="24"/>
          <w:szCs w:val="24"/>
          <w:lang w:eastAsia="zh-CN"/>
        </w:rPr>
        <w:t>适应期：至少</w:t>
      </w:r>
      <w:r w:rsidRPr="00CB0BBF">
        <w:rPr>
          <w:rFonts w:ascii="Times New Roman" w:hAnsi="Times New Roman"/>
          <w:sz w:val="24"/>
          <w:szCs w:val="24"/>
          <w:lang w:eastAsia="zh-CN"/>
        </w:rPr>
        <w:t>2</w:t>
      </w:r>
      <w:r w:rsidRPr="00CB0BBF">
        <w:rPr>
          <w:rFonts w:ascii="Times New Roman" w:hAnsi="Times New Roman"/>
          <w:bCs/>
          <w:sz w:val="24"/>
          <w:szCs w:val="24"/>
          <w:lang w:eastAsia="zh-CN"/>
        </w:rPr>
        <w:t>天。</w:t>
      </w:r>
      <w:r w:rsidRPr="00CB0BBF">
        <w:rPr>
          <w:rFonts w:ascii="Times New Roman" w:hAnsi="Times New Roman"/>
          <w:sz w:val="24"/>
          <w:szCs w:val="24"/>
          <w:lang w:eastAsia="zh-CN"/>
        </w:rPr>
        <w:t>实验人员于分组前（包括分组当天）每天进行一次</w:t>
      </w:r>
      <w:r w:rsidRPr="00CB0BBF">
        <w:rPr>
          <w:rFonts w:ascii="Times New Roman" w:hAnsi="Times New Roman"/>
          <w:bCs/>
          <w:sz w:val="24"/>
          <w:szCs w:val="24"/>
          <w:lang w:eastAsia="zh-CN"/>
        </w:rPr>
        <w:t>笼旁观察，分组前至少完成</w:t>
      </w:r>
      <w:r w:rsidRPr="00CB0BBF">
        <w:rPr>
          <w:rFonts w:ascii="Times New Roman" w:hAnsi="Times New Roman"/>
          <w:bCs/>
          <w:sz w:val="24"/>
          <w:szCs w:val="24"/>
          <w:lang w:eastAsia="zh-CN"/>
        </w:rPr>
        <w:t>1</w:t>
      </w:r>
      <w:r w:rsidRPr="00CB0BBF">
        <w:rPr>
          <w:rFonts w:ascii="Times New Roman" w:hAnsi="Times New Roman"/>
          <w:bCs/>
          <w:sz w:val="24"/>
          <w:szCs w:val="24"/>
          <w:lang w:eastAsia="zh-CN"/>
        </w:rPr>
        <w:t>次详细的临床观察</w:t>
      </w:r>
      <w:r w:rsidRPr="00CB0BBF">
        <w:rPr>
          <w:rFonts w:ascii="Times New Roman" w:hAnsi="Times New Roman"/>
          <w:sz w:val="24"/>
          <w:szCs w:val="24"/>
          <w:lang w:eastAsia="zh-CN"/>
        </w:rPr>
        <w:t>。</w:t>
      </w:r>
    </w:p>
    <w:p w14:paraId="0C20561B" w14:textId="77777777" w:rsidR="00EA70DD" w:rsidRPr="00CB0BBF" w:rsidRDefault="00A42C0E">
      <w:pPr>
        <w:pStyle w:val="3"/>
        <w:keepNext w:val="0"/>
        <w:widowControl w:val="0"/>
        <w:numPr>
          <w:ilvl w:val="2"/>
          <w:numId w:val="8"/>
        </w:numPr>
        <w:spacing w:beforeLines="100" w:before="312" w:after="0" w:line="360" w:lineRule="auto"/>
        <w:rPr>
          <w:bCs/>
          <w:szCs w:val="24"/>
          <w:lang w:eastAsia="zh-CN"/>
        </w:rPr>
      </w:pPr>
      <w:bookmarkStart w:id="121" w:name="_Toc22626328"/>
      <w:bookmarkStart w:id="122" w:name="_Toc22627142"/>
      <w:bookmarkStart w:id="123" w:name="_Toc207615328"/>
      <w:r w:rsidRPr="00CB0BBF">
        <w:rPr>
          <w:bCs/>
          <w:szCs w:val="24"/>
          <w:lang w:eastAsia="zh-CN"/>
        </w:rPr>
        <w:t>饲养</w:t>
      </w:r>
      <w:bookmarkEnd w:id="121"/>
      <w:bookmarkEnd w:id="122"/>
      <w:bookmarkEnd w:id="123"/>
    </w:p>
    <w:p w14:paraId="4F9404B4" w14:textId="77777777" w:rsidR="00EA70DD" w:rsidRPr="00CB0BBF" w:rsidRDefault="00A42C0E">
      <w:pPr>
        <w:widowControl w:val="0"/>
        <w:spacing w:line="360" w:lineRule="auto"/>
        <w:ind w:firstLineChars="200" w:firstLine="480"/>
        <w:jc w:val="both"/>
        <w:rPr>
          <w:rFonts w:ascii="Times New Roman" w:hAnsi="Times New Roman"/>
          <w:sz w:val="24"/>
          <w:szCs w:val="24"/>
          <w:lang w:eastAsia="zh-CN"/>
        </w:rPr>
      </w:pPr>
      <w:r w:rsidRPr="00CB0BBF">
        <w:rPr>
          <w:rFonts w:ascii="Times New Roman" w:hAnsi="Times New Roman" w:hint="eastAsia"/>
          <w:sz w:val="24"/>
          <w:szCs w:val="24"/>
          <w:lang w:eastAsia="zh-CN"/>
        </w:rPr>
        <w:lastRenderedPageBreak/>
        <w:t>采用</w:t>
      </w:r>
      <w:r w:rsidRPr="00CB0BBF">
        <w:rPr>
          <w:rFonts w:ascii="Times New Roman" w:hAnsi="Times New Roman"/>
          <w:sz w:val="24"/>
          <w:szCs w:val="24"/>
          <w:lang w:eastAsia="zh-CN"/>
        </w:rPr>
        <w:t>IVC</w:t>
      </w:r>
      <w:r w:rsidRPr="00CB0BBF">
        <w:rPr>
          <w:rFonts w:ascii="Times New Roman" w:hAnsi="Times New Roman" w:hint="eastAsia"/>
          <w:sz w:val="24"/>
          <w:szCs w:val="24"/>
          <w:lang w:eastAsia="zh-CN"/>
        </w:rPr>
        <w:t>笼具按性别饲养，</w:t>
      </w:r>
      <w:r w:rsidRPr="00CB0BBF">
        <w:rPr>
          <w:rFonts w:ascii="Times New Roman" w:hAnsi="Times New Roman"/>
          <w:sz w:val="24"/>
          <w:szCs w:val="24"/>
          <w:lang w:eastAsia="zh-CN"/>
        </w:rPr>
        <w:t>每笼</w:t>
      </w:r>
      <w:r w:rsidRPr="00CB0BBF">
        <w:rPr>
          <w:rFonts w:ascii="Times New Roman" w:hAnsi="Times New Roman"/>
          <w:sz w:val="24"/>
          <w:szCs w:val="24"/>
          <w:lang w:eastAsia="zh-CN"/>
        </w:rPr>
        <w:t>≤ 3</w:t>
      </w:r>
      <w:r w:rsidRPr="00CB0BBF">
        <w:rPr>
          <w:rFonts w:ascii="Times New Roman" w:hAnsi="Times New Roman"/>
          <w:sz w:val="24"/>
          <w:szCs w:val="24"/>
          <w:lang w:eastAsia="zh-CN"/>
        </w:rPr>
        <w:t>只。</w:t>
      </w:r>
      <w:r w:rsidRPr="00CB0BBF">
        <w:rPr>
          <w:rFonts w:ascii="Times New Roman" w:hAnsi="Times New Roman"/>
          <w:bCs/>
          <w:sz w:val="24"/>
          <w:szCs w:val="24"/>
          <w:lang w:eastAsia="zh-CN"/>
        </w:rPr>
        <w:t>饲养期间对动物房环境参数进行记录。</w:t>
      </w:r>
      <w:r w:rsidRPr="00CB0BBF">
        <w:rPr>
          <w:rFonts w:ascii="Times New Roman" w:hAnsi="Times New Roman"/>
          <w:sz w:val="24"/>
          <w:szCs w:val="24"/>
          <w:lang w:eastAsia="zh-CN"/>
        </w:rPr>
        <w:t>在此期间，同一房间内不饲养其他种类动物。</w:t>
      </w:r>
    </w:p>
    <w:p w14:paraId="7C853E62" w14:textId="77777777" w:rsidR="00EA70DD" w:rsidRPr="00CB0BBF" w:rsidRDefault="00A42C0E">
      <w:pPr>
        <w:widowControl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如试验期间，兽医或技术人员对本试验动物进行了人道的治疗处理，均需记录于原始记录并呈现在总结报告中。</w:t>
      </w:r>
    </w:p>
    <w:p w14:paraId="1EB7435E" w14:textId="77777777" w:rsidR="00EA70DD" w:rsidRPr="00CB0BBF" w:rsidRDefault="00A42C0E">
      <w:pPr>
        <w:pStyle w:val="3"/>
        <w:keepNext w:val="0"/>
        <w:widowControl w:val="0"/>
        <w:numPr>
          <w:ilvl w:val="2"/>
          <w:numId w:val="8"/>
        </w:numPr>
        <w:spacing w:beforeLines="100" w:before="312" w:after="0" w:line="360" w:lineRule="auto"/>
        <w:rPr>
          <w:bCs/>
          <w:szCs w:val="24"/>
          <w:lang w:eastAsia="zh-CN"/>
        </w:rPr>
      </w:pPr>
      <w:bookmarkStart w:id="124" w:name="_Toc22626329"/>
      <w:bookmarkStart w:id="125" w:name="_Toc22627143"/>
      <w:bookmarkStart w:id="126" w:name="_Toc207615329"/>
      <w:r w:rsidRPr="00CB0BBF">
        <w:rPr>
          <w:bCs/>
          <w:szCs w:val="24"/>
          <w:lang w:eastAsia="zh-CN"/>
        </w:rPr>
        <w:t>饲养环境</w:t>
      </w:r>
      <w:bookmarkEnd w:id="124"/>
      <w:bookmarkEnd w:id="125"/>
      <w:bookmarkEnd w:id="126"/>
    </w:p>
    <w:p w14:paraId="77A03A19" w14:textId="77777777" w:rsidR="00EA70DD" w:rsidRPr="00CB0BBF" w:rsidRDefault="00A42C0E">
      <w:pPr>
        <w:pStyle w:val="Bullet"/>
        <w:widowControl w:val="0"/>
        <w:tabs>
          <w:tab w:val="clear" w:pos="720"/>
          <w:tab w:val="left" w:pos="2856"/>
        </w:tabs>
        <w:spacing w:line="360" w:lineRule="auto"/>
        <w:ind w:leftChars="200" w:left="440" w:firstLine="0"/>
        <w:rPr>
          <w:szCs w:val="24"/>
          <w:lang w:eastAsia="zh-TW"/>
        </w:rPr>
      </w:pPr>
      <w:r w:rsidRPr="00CB0BBF">
        <w:rPr>
          <w:szCs w:val="24"/>
          <w:lang w:eastAsia="zh-CN"/>
        </w:rPr>
        <w:t>温度：</w:t>
      </w:r>
      <w:r w:rsidRPr="00CB0BBF">
        <w:rPr>
          <w:szCs w:val="24"/>
          <w:lang w:eastAsia="zh-TW"/>
        </w:rPr>
        <w:tab/>
      </w:r>
      <w:r w:rsidRPr="00CB0BBF">
        <w:rPr>
          <w:szCs w:val="24"/>
          <w:lang w:eastAsia="zh-CN"/>
        </w:rPr>
        <w:t>20~26</w:t>
      </w:r>
      <w:r w:rsidRPr="00CB0BBF">
        <w:rPr>
          <w:szCs w:val="24"/>
          <w:lang w:eastAsia="zh-TW"/>
        </w:rPr>
        <w:t xml:space="preserve"> ℃</w:t>
      </w:r>
    </w:p>
    <w:p w14:paraId="58E1BFD3" w14:textId="77777777" w:rsidR="00EA70DD" w:rsidRPr="00CB0BBF" w:rsidRDefault="00A42C0E">
      <w:pPr>
        <w:pStyle w:val="Bullet"/>
        <w:widowControl w:val="0"/>
        <w:tabs>
          <w:tab w:val="clear" w:pos="720"/>
          <w:tab w:val="left" w:pos="2856"/>
        </w:tabs>
        <w:spacing w:line="360" w:lineRule="auto"/>
        <w:ind w:leftChars="200" w:left="440" w:firstLine="0"/>
        <w:rPr>
          <w:szCs w:val="24"/>
          <w:lang w:eastAsia="zh-CN"/>
        </w:rPr>
      </w:pPr>
      <w:r w:rsidRPr="00CB0BBF">
        <w:rPr>
          <w:szCs w:val="24"/>
          <w:lang w:eastAsia="zh-CN"/>
        </w:rPr>
        <w:t>湿度：</w:t>
      </w:r>
      <w:r w:rsidRPr="00CB0BBF">
        <w:rPr>
          <w:szCs w:val="24"/>
          <w:lang w:eastAsia="zh-TW"/>
        </w:rPr>
        <w:tab/>
        <w:t>40%</w:t>
      </w:r>
      <w:r w:rsidRPr="00CB0BBF">
        <w:rPr>
          <w:szCs w:val="24"/>
          <w:lang w:eastAsia="zh-CN"/>
        </w:rPr>
        <w:t>~7</w:t>
      </w:r>
      <w:r w:rsidRPr="00CB0BBF">
        <w:rPr>
          <w:szCs w:val="24"/>
          <w:lang w:eastAsia="zh-TW"/>
        </w:rPr>
        <w:t>0%</w:t>
      </w:r>
    </w:p>
    <w:p w14:paraId="6788ED79" w14:textId="77777777" w:rsidR="00EA70DD" w:rsidRPr="00CB0BBF" w:rsidRDefault="00A42C0E">
      <w:pPr>
        <w:pStyle w:val="Bullet"/>
        <w:widowControl w:val="0"/>
        <w:tabs>
          <w:tab w:val="clear" w:pos="720"/>
          <w:tab w:val="left" w:pos="2898"/>
        </w:tabs>
        <w:spacing w:line="360" w:lineRule="auto"/>
        <w:ind w:leftChars="200" w:left="2840" w:hangingChars="1000" w:hanging="2400"/>
        <w:rPr>
          <w:szCs w:val="24"/>
          <w:lang w:eastAsia="zh-TW"/>
        </w:rPr>
      </w:pPr>
      <w:r w:rsidRPr="00CB0BBF">
        <w:rPr>
          <w:szCs w:val="24"/>
          <w:lang w:eastAsia="zh-CN"/>
        </w:rPr>
        <w:t>通风：</w:t>
      </w:r>
      <w:r w:rsidRPr="00CB0BBF">
        <w:rPr>
          <w:szCs w:val="24"/>
          <w:lang w:eastAsia="zh-CN"/>
        </w:rPr>
        <w:tab/>
        <w:t>IVC</w:t>
      </w:r>
      <w:r w:rsidRPr="00CB0BBF">
        <w:rPr>
          <w:szCs w:val="24"/>
          <w:lang w:eastAsia="zh-CN"/>
        </w:rPr>
        <w:t>独立送风系统</w:t>
      </w:r>
    </w:p>
    <w:p w14:paraId="0B0B2369" w14:textId="3981D5B6" w:rsidR="00EA70DD" w:rsidRPr="00CB0BBF" w:rsidRDefault="00A42C0E">
      <w:pPr>
        <w:pStyle w:val="Bullet"/>
        <w:widowControl w:val="0"/>
        <w:tabs>
          <w:tab w:val="clear" w:pos="720"/>
          <w:tab w:val="left" w:pos="2898"/>
        </w:tabs>
        <w:spacing w:line="360" w:lineRule="auto"/>
        <w:ind w:leftChars="200" w:left="2840" w:hangingChars="1000" w:hanging="2400"/>
        <w:rPr>
          <w:szCs w:val="24"/>
          <w:lang w:eastAsia="zh-CN"/>
        </w:rPr>
      </w:pPr>
      <w:r w:rsidRPr="00CB0BBF">
        <w:rPr>
          <w:szCs w:val="24"/>
          <w:lang w:eastAsia="zh-CN"/>
        </w:rPr>
        <w:t>光照：</w:t>
      </w:r>
      <w:r w:rsidRPr="00CB0BBF">
        <w:rPr>
          <w:szCs w:val="24"/>
          <w:lang w:eastAsia="zh-TW"/>
        </w:rPr>
        <w:tab/>
      </w:r>
      <w:r w:rsidRPr="00CB0BBF">
        <w:rPr>
          <w:szCs w:val="24"/>
          <w:lang w:eastAsia="zh-CN"/>
        </w:rPr>
        <w:t>自动光照，每</w:t>
      </w:r>
      <w:r w:rsidRPr="00CB0BBF">
        <w:rPr>
          <w:szCs w:val="24"/>
          <w:lang w:eastAsia="zh-CN"/>
        </w:rPr>
        <w:t>12</w:t>
      </w:r>
      <w:r w:rsidRPr="00CB0BBF">
        <w:rPr>
          <w:szCs w:val="24"/>
          <w:lang w:eastAsia="zh-CN"/>
        </w:rPr>
        <w:t>小时明暗交替（若因试验需要，黑暗期间可以照明），约</w:t>
      </w:r>
      <w:r w:rsidRPr="00CB0BBF">
        <w:rPr>
          <w:szCs w:val="24"/>
          <w:lang w:eastAsia="zh-CN"/>
        </w:rPr>
        <w:t>19</w:t>
      </w:r>
      <w:r w:rsidR="00C514C7">
        <w:rPr>
          <w:rFonts w:hint="eastAsia"/>
          <w:szCs w:val="24"/>
          <w:lang w:eastAsia="zh-CN"/>
        </w:rPr>
        <w:t>:</w:t>
      </w:r>
      <w:r w:rsidRPr="00CB0BBF">
        <w:rPr>
          <w:szCs w:val="24"/>
          <w:lang w:eastAsia="zh-CN"/>
        </w:rPr>
        <w:t>00</w:t>
      </w:r>
      <w:r w:rsidRPr="00CB0BBF">
        <w:rPr>
          <w:szCs w:val="24"/>
          <w:lang w:eastAsia="zh-CN"/>
        </w:rPr>
        <w:t>关灯，次日约</w:t>
      </w:r>
      <w:r w:rsidRPr="00CB0BBF">
        <w:rPr>
          <w:szCs w:val="24"/>
          <w:lang w:eastAsia="zh-CN"/>
        </w:rPr>
        <w:t>07:00</w:t>
      </w:r>
      <w:r w:rsidRPr="00CB0BBF">
        <w:rPr>
          <w:szCs w:val="24"/>
          <w:lang w:eastAsia="zh-CN"/>
        </w:rPr>
        <w:t>开灯。</w:t>
      </w:r>
    </w:p>
    <w:p w14:paraId="455A2E90" w14:textId="77777777" w:rsidR="00EA70DD" w:rsidRPr="00CB0BBF" w:rsidRDefault="00A42C0E">
      <w:pPr>
        <w:pStyle w:val="3"/>
        <w:keepNext w:val="0"/>
        <w:widowControl w:val="0"/>
        <w:numPr>
          <w:ilvl w:val="2"/>
          <w:numId w:val="8"/>
        </w:numPr>
        <w:spacing w:beforeLines="100" w:before="312" w:after="0" w:line="360" w:lineRule="auto"/>
        <w:rPr>
          <w:bCs/>
          <w:szCs w:val="24"/>
          <w:lang w:eastAsia="zh-CN"/>
        </w:rPr>
      </w:pPr>
      <w:bookmarkStart w:id="127" w:name="_Toc22627144"/>
      <w:bookmarkStart w:id="128" w:name="_Toc22626330"/>
      <w:bookmarkStart w:id="129" w:name="_Toc207615330"/>
      <w:r w:rsidRPr="00CB0BBF">
        <w:rPr>
          <w:bCs/>
          <w:szCs w:val="24"/>
          <w:lang w:eastAsia="zh-CN"/>
        </w:rPr>
        <w:t>饲料</w:t>
      </w:r>
      <w:bookmarkEnd w:id="127"/>
      <w:bookmarkEnd w:id="128"/>
      <w:bookmarkEnd w:id="129"/>
    </w:p>
    <w:p w14:paraId="2FB925BA" w14:textId="0688D077" w:rsidR="00EA70DD" w:rsidRPr="00CB0BBF" w:rsidRDefault="00A42C0E">
      <w:pPr>
        <w:widowControl w:val="0"/>
        <w:tabs>
          <w:tab w:val="left" w:pos="3240"/>
        </w:tabs>
        <w:adjustRightInd w:val="0"/>
        <w:spacing w:line="360" w:lineRule="auto"/>
        <w:ind w:firstLine="482"/>
        <w:jc w:val="both"/>
        <w:rPr>
          <w:rFonts w:ascii="Times New Roman" w:hAnsi="Times New Roman"/>
          <w:sz w:val="24"/>
          <w:szCs w:val="24"/>
          <w:lang w:eastAsia="zh-CN"/>
        </w:rPr>
      </w:pPr>
      <w:bookmarkStart w:id="130" w:name="OLE_LINK37"/>
      <w:bookmarkStart w:id="131" w:name="OLE_LINK38"/>
      <w:r w:rsidRPr="00CB0BBF">
        <w:rPr>
          <w:rFonts w:ascii="Times New Roman" w:hAnsi="Times New Roman"/>
          <w:sz w:val="24"/>
          <w:szCs w:val="24"/>
          <w:lang w:eastAsia="zh-CN"/>
        </w:rPr>
        <w:t>SPF</w:t>
      </w:r>
      <w:r w:rsidRPr="00CB0BBF">
        <w:rPr>
          <w:rFonts w:ascii="Times New Roman" w:hAnsi="Times New Roman"/>
          <w:sz w:val="24"/>
          <w:szCs w:val="24"/>
          <w:lang w:eastAsia="zh-CN"/>
        </w:rPr>
        <w:t>豚鼠维持配合饲料</w:t>
      </w:r>
      <w:bookmarkEnd w:id="130"/>
      <w:bookmarkEnd w:id="131"/>
      <w:r w:rsidRPr="00CB0BBF">
        <w:rPr>
          <w:rFonts w:ascii="Times New Roman" w:hAnsi="Times New Roman"/>
          <w:sz w:val="24"/>
          <w:szCs w:val="24"/>
          <w:lang w:eastAsia="zh-CN"/>
        </w:rPr>
        <w:t>由科澳协力（天津）饲料有限公司提供（</w:t>
      </w:r>
      <w:r w:rsidRPr="00CB0BBF">
        <w:rPr>
          <w:rFonts w:ascii="Times New Roman" w:hAnsi="Times New Roman"/>
          <w:bCs/>
          <w:sz w:val="24"/>
          <w:szCs w:val="24"/>
          <w:lang w:eastAsia="zh-CN"/>
        </w:rPr>
        <w:t>如使用其他来源的饲料记录在原始记录中，并呈现在总结报告中</w:t>
      </w:r>
      <w:r w:rsidRPr="00CB0BBF">
        <w:rPr>
          <w:rFonts w:ascii="Times New Roman" w:hAnsi="Times New Roman"/>
          <w:sz w:val="24"/>
          <w:szCs w:val="24"/>
          <w:lang w:eastAsia="zh-CN"/>
        </w:rPr>
        <w:t>），每批饲料均提供包含常规营养成分（主要成分包括：粗蛋白质、粗脂肪、粗纤维、粗灰分、钙、总磷）、化学污染物（包括：砷、铅、镉、汞、六六六、滴滴涕、黄曲霉毒素</w:t>
      </w:r>
      <w:r w:rsidRPr="00CB0BBF">
        <w:rPr>
          <w:rFonts w:ascii="Times New Roman" w:hAnsi="Times New Roman"/>
          <w:sz w:val="24"/>
          <w:szCs w:val="24"/>
          <w:lang w:eastAsia="zh-CN"/>
        </w:rPr>
        <w:t>B</w:t>
      </w:r>
      <w:r w:rsidRPr="00BD45A1">
        <w:rPr>
          <w:rFonts w:ascii="Times New Roman" w:hAnsi="Times New Roman"/>
          <w:sz w:val="24"/>
          <w:szCs w:val="24"/>
          <w:vertAlign w:val="subscript"/>
          <w:lang w:eastAsia="zh-CN"/>
        </w:rPr>
        <w:t>1</w:t>
      </w:r>
      <w:r w:rsidRPr="00CB0BBF">
        <w:rPr>
          <w:rFonts w:ascii="Times New Roman" w:hAnsi="Times New Roman"/>
          <w:sz w:val="24"/>
          <w:szCs w:val="24"/>
          <w:lang w:eastAsia="zh-CN"/>
        </w:rPr>
        <w:t>）和微生物学（包括：菌落总数、大肠菌群、霉菌和酵母菌、致病菌（沙门氏菌））</w:t>
      </w:r>
      <w:r w:rsidR="00AD480F">
        <w:rPr>
          <w:rFonts w:ascii="Times New Roman" w:hAnsi="Times New Roman" w:hint="eastAsia"/>
          <w:sz w:val="24"/>
          <w:szCs w:val="24"/>
          <w:lang w:eastAsia="zh-CN"/>
        </w:rPr>
        <w:t>等</w:t>
      </w:r>
      <w:r w:rsidRPr="00CB0BBF">
        <w:rPr>
          <w:rFonts w:ascii="Times New Roman" w:hAnsi="Times New Roman"/>
          <w:sz w:val="24"/>
          <w:szCs w:val="24"/>
          <w:lang w:eastAsia="zh-CN"/>
        </w:rPr>
        <w:t>质量检测报告。本试验所使用的饲料批号</w:t>
      </w:r>
      <w:r w:rsidRPr="00CB0BBF">
        <w:rPr>
          <w:rFonts w:ascii="Times New Roman" w:hAnsi="Times New Roman"/>
          <w:bCs/>
          <w:sz w:val="24"/>
          <w:szCs w:val="24"/>
          <w:lang w:eastAsia="zh-CN"/>
        </w:rPr>
        <w:t>为</w:t>
      </w:r>
      <w:r w:rsidR="00B529F6" w:rsidRPr="00CB0BBF">
        <w:rPr>
          <w:rFonts w:ascii="Times New Roman" w:hAnsi="Times New Roman"/>
          <w:bCs/>
          <w:sz w:val="24"/>
          <w:szCs w:val="24"/>
          <w:lang w:eastAsia="zh-CN"/>
        </w:rPr>
        <w:t>25045213</w:t>
      </w:r>
      <w:r w:rsidRPr="00CB0BBF">
        <w:rPr>
          <w:rFonts w:ascii="Times New Roman" w:hAnsi="Times New Roman"/>
          <w:bCs/>
          <w:sz w:val="24"/>
          <w:szCs w:val="24"/>
          <w:lang w:eastAsia="zh-CN"/>
        </w:rPr>
        <w:t>（以上信息更新或使用其他批号的饲料将记录于原始记录并呈现在总结报告中），确认各项指标合格后在总结报告中描述。</w:t>
      </w:r>
      <w:r w:rsidRPr="00CB0BBF">
        <w:rPr>
          <w:rFonts w:ascii="Times New Roman" w:hAnsi="Times New Roman"/>
          <w:sz w:val="24"/>
          <w:szCs w:val="24"/>
          <w:lang w:eastAsia="zh-CN"/>
        </w:rPr>
        <w:t>饲料质量检测报告的原件将归档于本机构档案室。</w:t>
      </w:r>
    </w:p>
    <w:p w14:paraId="6CE91B1F" w14:textId="77777777" w:rsidR="00EA70DD" w:rsidRPr="00CB0BBF" w:rsidRDefault="00A42C0E">
      <w:pPr>
        <w:pStyle w:val="3"/>
        <w:keepNext w:val="0"/>
        <w:widowControl w:val="0"/>
        <w:numPr>
          <w:ilvl w:val="2"/>
          <w:numId w:val="8"/>
        </w:numPr>
        <w:spacing w:beforeLines="50" w:before="156" w:after="0" w:line="360" w:lineRule="auto"/>
        <w:rPr>
          <w:bCs/>
          <w:szCs w:val="24"/>
          <w:lang w:eastAsia="zh-CN"/>
        </w:rPr>
      </w:pPr>
      <w:bookmarkStart w:id="132" w:name="_Toc22626331"/>
      <w:bookmarkStart w:id="133" w:name="_Toc22627145"/>
      <w:bookmarkStart w:id="134" w:name="_Toc207615331"/>
      <w:r w:rsidRPr="00CB0BBF">
        <w:rPr>
          <w:bCs/>
          <w:szCs w:val="24"/>
          <w:lang w:eastAsia="zh-CN"/>
        </w:rPr>
        <w:t>饮水</w:t>
      </w:r>
      <w:bookmarkEnd w:id="132"/>
      <w:bookmarkEnd w:id="133"/>
      <w:bookmarkEnd w:id="134"/>
    </w:p>
    <w:p w14:paraId="45C26A33" w14:textId="77777777" w:rsidR="00EA70DD" w:rsidRPr="00CB0BBF" w:rsidRDefault="00A42C0E">
      <w:pPr>
        <w:widowControl w:val="0"/>
        <w:tabs>
          <w:tab w:val="left" w:pos="3240"/>
        </w:tabs>
        <w:adjustRightInd w:val="0"/>
        <w:spacing w:line="360" w:lineRule="auto"/>
        <w:ind w:firstLine="482"/>
        <w:jc w:val="both"/>
        <w:rPr>
          <w:rFonts w:ascii="Times New Roman" w:hAnsi="Times New Roman"/>
          <w:sz w:val="24"/>
          <w:szCs w:val="24"/>
          <w:lang w:eastAsia="zh-CN"/>
        </w:rPr>
      </w:pPr>
      <w:r w:rsidRPr="00CB0BBF">
        <w:rPr>
          <w:rFonts w:ascii="Times New Roman" w:hAnsi="Times New Roman"/>
          <w:sz w:val="24"/>
          <w:szCs w:val="24"/>
          <w:lang w:eastAsia="zh-CN"/>
        </w:rPr>
        <w:t>动物自由饮用自制去离子水。每季度进行一次包含</w:t>
      </w:r>
      <w:r w:rsidRPr="00CB0BBF">
        <w:rPr>
          <w:rFonts w:ascii="Times New Roman" w:hAnsi="Times New Roman"/>
          <w:sz w:val="24"/>
          <w:szCs w:val="24"/>
          <w:lang w:eastAsia="zh-CN"/>
        </w:rPr>
        <w:t>pH</w:t>
      </w:r>
      <w:r w:rsidRPr="00CB0BBF">
        <w:rPr>
          <w:rFonts w:ascii="Times New Roman" w:hAnsi="Times New Roman"/>
          <w:sz w:val="24"/>
          <w:szCs w:val="24"/>
          <w:lang w:eastAsia="zh-CN"/>
        </w:rPr>
        <w:t>值、电导率、微生物及重金属等的水质分析；每年进行一次包括感官指标、理化指标和微生物等指标的全面水质检测</w:t>
      </w:r>
      <w:r w:rsidRPr="00CB0BBF">
        <w:rPr>
          <w:rFonts w:ascii="Times New Roman" w:hAnsi="Times New Roman"/>
          <w:bCs/>
          <w:sz w:val="24"/>
          <w:szCs w:val="24"/>
          <w:lang w:eastAsia="zh-CN"/>
        </w:rPr>
        <w:t>，确认各项指标合格后在总结报告中描述</w:t>
      </w:r>
      <w:r w:rsidRPr="00CB0BBF">
        <w:rPr>
          <w:rFonts w:ascii="Times New Roman" w:hAnsi="Times New Roman"/>
          <w:sz w:val="24"/>
          <w:szCs w:val="24"/>
          <w:lang w:eastAsia="zh-CN"/>
        </w:rPr>
        <w:t>。水质检测报告的原件将归档于本试验机构档案室。</w:t>
      </w:r>
    </w:p>
    <w:p w14:paraId="4E70FCC5" w14:textId="77777777" w:rsidR="00EA70DD" w:rsidRPr="00CB0BBF" w:rsidRDefault="00A42C0E">
      <w:pPr>
        <w:pStyle w:val="3"/>
        <w:keepNext w:val="0"/>
        <w:widowControl w:val="0"/>
        <w:numPr>
          <w:ilvl w:val="2"/>
          <w:numId w:val="8"/>
        </w:numPr>
        <w:spacing w:beforeLines="50" w:before="156" w:after="0" w:line="360" w:lineRule="auto"/>
        <w:rPr>
          <w:bCs/>
          <w:szCs w:val="24"/>
          <w:lang w:eastAsia="zh-CN"/>
        </w:rPr>
      </w:pPr>
      <w:bookmarkStart w:id="135" w:name="_Toc22627146"/>
      <w:bookmarkStart w:id="136" w:name="_Toc22626332"/>
      <w:bookmarkStart w:id="137" w:name="_Toc207615332"/>
      <w:r w:rsidRPr="00CB0BBF">
        <w:rPr>
          <w:bCs/>
          <w:szCs w:val="24"/>
          <w:lang w:eastAsia="zh-CN"/>
        </w:rPr>
        <w:t>垫料</w:t>
      </w:r>
      <w:bookmarkEnd w:id="135"/>
      <w:bookmarkEnd w:id="136"/>
      <w:bookmarkEnd w:id="137"/>
    </w:p>
    <w:p w14:paraId="5F9DEE07" w14:textId="5748D220" w:rsidR="00EA70DD" w:rsidRPr="00CB0BBF" w:rsidRDefault="00A42C0E">
      <w:pPr>
        <w:widowControl w:val="0"/>
        <w:tabs>
          <w:tab w:val="left" w:pos="3240"/>
        </w:tabs>
        <w:adjustRightInd w:val="0"/>
        <w:spacing w:line="360" w:lineRule="auto"/>
        <w:ind w:firstLineChars="177" w:firstLine="425"/>
        <w:jc w:val="both"/>
        <w:rPr>
          <w:rFonts w:ascii="Times New Roman" w:hAnsi="Times New Roman"/>
          <w:sz w:val="24"/>
          <w:szCs w:val="24"/>
          <w:lang w:eastAsia="zh-CN"/>
        </w:rPr>
      </w:pPr>
      <w:r w:rsidRPr="00CB0BBF">
        <w:rPr>
          <w:rFonts w:ascii="Times New Roman" w:hAnsi="Times New Roman"/>
          <w:sz w:val="24"/>
          <w:szCs w:val="24"/>
          <w:lang w:eastAsia="zh-CN"/>
        </w:rPr>
        <w:t>玉米芯垫料由</w:t>
      </w:r>
      <w:r w:rsidRPr="00CB0BBF">
        <w:rPr>
          <w:rFonts w:ascii="Times New Roman" w:hAnsi="Times New Roman"/>
          <w:bCs/>
          <w:sz w:val="24"/>
          <w:szCs w:val="24"/>
          <w:lang w:eastAsia="zh-CN"/>
        </w:rPr>
        <w:t>南通伟晔生物科技有限公司提</w:t>
      </w:r>
      <w:r w:rsidRPr="00CB0BBF">
        <w:rPr>
          <w:rFonts w:ascii="Times New Roman" w:hAnsi="Times New Roman"/>
          <w:sz w:val="24"/>
          <w:szCs w:val="24"/>
          <w:lang w:eastAsia="zh-CN"/>
        </w:rPr>
        <w:t>供（</w:t>
      </w:r>
      <w:r w:rsidRPr="00CB0BBF">
        <w:rPr>
          <w:rFonts w:ascii="Times New Roman" w:hAnsi="Times New Roman"/>
          <w:bCs/>
          <w:sz w:val="24"/>
          <w:szCs w:val="24"/>
          <w:lang w:eastAsia="zh-CN"/>
        </w:rPr>
        <w:t>如使用其他来源的垫料记录在原始记录中，并呈现在总结报告中）</w:t>
      </w:r>
      <w:r w:rsidRPr="00CB0BBF">
        <w:rPr>
          <w:rFonts w:ascii="Times New Roman" w:hAnsi="Times New Roman"/>
          <w:sz w:val="24"/>
          <w:szCs w:val="24"/>
          <w:lang w:eastAsia="zh-CN"/>
        </w:rPr>
        <w:t>，每批垫料均提供包含化学污染物（包括：砷、铅、镉、汞、六六六、滴滴涕、黄曲霉毒素</w:t>
      </w:r>
      <w:r w:rsidRPr="00CB0BBF">
        <w:rPr>
          <w:rFonts w:ascii="Times New Roman" w:hAnsi="Times New Roman"/>
          <w:sz w:val="24"/>
          <w:szCs w:val="24"/>
          <w:lang w:eastAsia="zh-CN"/>
        </w:rPr>
        <w:t>B</w:t>
      </w:r>
      <w:r w:rsidRPr="00BD45A1">
        <w:rPr>
          <w:rFonts w:ascii="Times New Roman" w:hAnsi="Times New Roman"/>
          <w:sz w:val="24"/>
          <w:szCs w:val="24"/>
          <w:vertAlign w:val="subscript"/>
          <w:lang w:eastAsia="zh-CN"/>
        </w:rPr>
        <w:t>1</w:t>
      </w:r>
      <w:r w:rsidRPr="00CB0BBF">
        <w:rPr>
          <w:rFonts w:ascii="Times New Roman" w:hAnsi="Times New Roman"/>
          <w:sz w:val="24"/>
          <w:szCs w:val="24"/>
          <w:lang w:eastAsia="zh-CN"/>
        </w:rPr>
        <w:t>）</w:t>
      </w:r>
      <w:r w:rsidR="00AD480F">
        <w:rPr>
          <w:rFonts w:ascii="Times New Roman" w:hAnsi="Times New Roman" w:hint="eastAsia"/>
          <w:sz w:val="24"/>
          <w:szCs w:val="24"/>
          <w:lang w:eastAsia="zh-CN"/>
        </w:rPr>
        <w:t>等</w:t>
      </w:r>
      <w:r w:rsidRPr="00CB0BBF">
        <w:rPr>
          <w:rFonts w:ascii="Times New Roman" w:hAnsi="Times New Roman"/>
          <w:sz w:val="24"/>
          <w:szCs w:val="24"/>
          <w:lang w:eastAsia="zh-CN"/>
        </w:rPr>
        <w:t>质量检测报告。垫料批号为</w:t>
      </w:r>
      <w:r w:rsidRPr="00CB0BBF">
        <w:rPr>
          <w:rFonts w:ascii="Times New Roman" w:hAnsi="Times New Roman"/>
          <w:sz w:val="24"/>
          <w:szCs w:val="24"/>
          <w:lang w:eastAsia="zh-CN"/>
        </w:rPr>
        <w:t>A2025022-01</w:t>
      </w:r>
      <w:r w:rsidRPr="00CB0BBF">
        <w:rPr>
          <w:rFonts w:ascii="Times New Roman" w:hAnsi="Times New Roman"/>
          <w:bCs/>
          <w:sz w:val="24"/>
          <w:szCs w:val="24"/>
          <w:lang w:eastAsia="zh-CN"/>
        </w:rPr>
        <w:t>（以</w:t>
      </w:r>
      <w:r w:rsidRPr="00CB0BBF">
        <w:rPr>
          <w:rFonts w:ascii="Times New Roman" w:hAnsi="Times New Roman"/>
          <w:bCs/>
          <w:sz w:val="24"/>
          <w:szCs w:val="24"/>
          <w:lang w:eastAsia="zh-CN"/>
        </w:rPr>
        <w:lastRenderedPageBreak/>
        <w:t>上信息更新或使用其他批号的垫料将记录于原始记录并呈现在总结报告中），确认各项指标合格后在总结报告中描述。</w:t>
      </w:r>
      <w:r w:rsidRPr="00CB0BBF">
        <w:rPr>
          <w:rFonts w:ascii="Times New Roman" w:hAnsi="Times New Roman"/>
          <w:sz w:val="24"/>
          <w:szCs w:val="24"/>
          <w:lang w:eastAsia="zh-CN"/>
        </w:rPr>
        <w:t>本试验所用批号的垫料质量检测报告的原件将归档于本机构档案室。</w:t>
      </w:r>
    </w:p>
    <w:p w14:paraId="48C161ED" w14:textId="77777777" w:rsidR="00EA70DD" w:rsidRPr="00CB0BBF" w:rsidRDefault="00A42C0E">
      <w:pPr>
        <w:pStyle w:val="2"/>
        <w:keepNext w:val="0"/>
        <w:widowControl w:val="0"/>
        <w:numPr>
          <w:ilvl w:val="1"/>
          <w:numId w:val="8"/>
        </w:numPr>
        <w:spacing w:beforeLines="100" w:before="312" w:after="0" w:line="360" w:lineRule="auto"/>
        <w:rPr>
          <w:bCs/>
          <w:szCs w:val="24"/>
          <w:lang w:eastAsia="zh-CN"/>
        </w:rPr>
      </w:pPr>
      <w:bookmarkStart w:id="138" w:name="_Toc22626333"/>
      <w:bookmarkStart w:id="139" w:name="_Toc22627147"/>
      <w:bookmarkStart w:id="140" w:name="_Toc207615333"/>
      <w:r w:rsidRPr="00CB0BBF">
        <w:rPr>
          <w:bCs/>
          <w:szCs w:val="24"/>
          <w:lang w:eastAsia="zh-CN"/>
        </w:rPr>
        <w:t>实验前动物健康筛选</w:t>
      </w:r>
      <w:bookmarkEnd w:id="138"/>
      <w:bookmarkEnd w:id="139"/>
      <w:bookmarkEnd w:id="140"/>
    </w:p>
    <w:p w14:paraId="3DD6A3B4" w14:textId="77777777" w:rsidR="00EA70DD" w:rsidRPr="00CB0BBF" w:rsidRDefault="00A42C0E">
      <w:pPr>
        <w:widowControl w:val="0"/>
        <w:tabs>
          <w:tab w:val="left" w:pos="3240"/>
        </w:tabs>
        <w:adjustRightInd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实验前，兽医根据检疫期间的检查情况进行动物筛选，签字确认选择健康动物进入适应期。专题负责人根据适应期观察、检查结果，包括适应期一般观察和体重等检查结果再次进行动物健康筛选，由专题负责人签字确认后选择足够数量的健康动物进入随机分组流程。</w:t>
      </w:r>
    </w:p>
    <w:p w14:paraId="6E530BBA" w14:textId="77777777" w:rsidR="00EA70DD" w:rsidRPr="00CB0BBF" w:rsidRDefault="00A42C0E">
      <w:pPr>
        <w:pStyle w:val="2"/>
        <w:keepNext w:val="0"/>
        <w:widowControl w:val="0"/>
        <w:numPr>
          <w:ilvl w:val="1"/>
          <w:numId w:val="8"/>
        </w:numPr>
        <w:spacing w:beforeLines="50" w:before="156" w:after="0" w:line="360" w:lineRule="auto"/>
        <w:ind w:left="357" w:hanging="357"/>
        <w:rPr>
          <w:bCs/>
          <w:szCs w:val="24"/>
          <w:lang w:eastAsia="zh-CN"/>
        </w:rPr>
      </w:pPr>
      <w:bookmarkStart w:id="141" w:name="_Toc22626334"/>
      <w:bookmarkStart w:id="142" w:name="_Toc22627148"/>
      <w:bookmarkStart w:id="143" w:name="_Toc207615334"/>
      <w:r w:rsidRPr="00CB0BBF">
        <w:rPr>
          <w:bCs/>
          <w:szCs w:val="24"/>
          <w:lang w:eastAsia="zh-CN"/>
        </w:rPr>
        <w:t>动物随机分组</w:t>
      </w:r>
      <w:bookmarkEnd w:id="141"/>
      <w:bookmarkEnd w:id="142"/>
      <w:bookmarkEnd w:id="143"/>
    </w:p>
    <w:p w14:paraId="02F5C886" w14:textId="06100ECE" w:rsidR="00EA70DD" w:rsidRPr="00CB0BBF" w:rsidRDefault="00A42C0E">
      <w:pPr>
        <w:widowControl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采用</w:t>
      </w:r>
      <w:r w:rsidRPr="00CB0BBF">
        <w:rPr>
          <w:rFonts w:ascii="Times New Roman" w:hAnsi="Times New Roman"/>
          <w:sz w:val="24"/>
          <w:szCs w:val="24"/>
          <w:lang w:eastAsia="zh-CN"/>
        </w:rPr>
        <w:t>Provantis</w:t>
      </w:r>
      <w:r w:rsidRPr="00CB0BBF">
        <w:rPr>
          <w:rFonts w:ascii="Times New Roman" w:hAnsi="Times New Roman"/>
          <w:sz w:val="24"/>
          <w:szCs w:val="24"/>
          <w:lang w:eastAsia="zh-CN"/>
        </w:rPr>
        <w:t>自带的分组模块，根据性别及体重进行随机分组，把筛选出来的</w:t>
      </w:r>
      <w:r w:rsidR="00EE53EB">
        <w:rPr>
          <w:rFonts w:ascii="Times New Roman" w:hAnsi="Times New Roman"/>
          <w:sz w:val="24"/>
          <w:szCs w:val="24"/>
          <w:lang w:eastAsia="zh-CN"/>
        </w:rPr>
        <w:t>24</w:t>
      </w:r>
      <w:r w:rsidRPr="00CB0BBF">
        <w:rPr>
          <w:rFonts w:ascii="Times New Roman" w:hAnsi="Times New Roman"/>
          <w:sz w:val="24"/>
          <w:szCs w:val="24"/>
          <w:lang w:eastAsia="zh-CN"/>
        </w:rPr>
        <w:t>只动物分配到</w:t>
      </w:r>
      <w:r w:rsidR="00EE53EB">
        <w:rPr>
          <w:rFonts w:ascii="Times New Roman" w:hAnsi="Times New Roman"/>
          <w:sz w:val="24"/>
          <w:szCs w:val="24"/>
          <w:lang w:eastAsia="zh-CN"/>
        </w:rPr>
        <w:t>4</w:t>
      </w:r>
      <w:r w:rsidRPr="00CB0BBF">
        <w:rPr>
          <w:rFonts w:ascii="Times New Roman" w:hAnsi="Times New Roman"/>
          <w:sz w:val="24"/>
          <w:szCs w:val="24"/>
          <w:lang w:eastAsia="zh-CN"/>
        </w:rPr>
        <w:t>组。分组后，动物体重应不超过同性别动物平均体重的</w:t>
      </w:r>
      <w:r w:rsidRPr="00CB0BBF">
        <w:rPr>
          <w:rFonts w:ascii="Times New Roman" w:hAnsi="Times New Roman"/>
          <w:sz w:val="24"/>
          <w:szCs w:val="24"/>
          <w:lang w:eastAsia="zh-CN"/>
        </w:rPr>
        <w:t>±20%</w:t>
      </w:r>
      <w:r w:rsidRPr="00CB0BBF">
        <w:rPr>
          <w:rFonts w:ascii="Times New Roman" w:hAnsi="Times New Roman"/>
          <w:sz w:val="24"/>
          <w:szCs w:val="24"/>
          <w:lang w:eastAsia="zh-CN"/>
        </w:rPr>
        <w:t>，每组同性别动物的平均体重在</w:t>
      </w:r>
      <w:r w:rsidRPr="00CB0BBF">
        <w:rPr>
          <w:rFonts w:ascii="Times New Roman" w:hAnsi="Times New Roman"/>
          <w:sz w:val="24"/>
          <w:szCs w:val="24"/>
          <w:lang w:eastAsia="zh-CN"/>
        </w:rPr>
        <w:t>5.0%</w:t>
      </w:r>
      <w:r w:rsidRPr="00CB0BBF">
        <w:rPr>
          <w:rFonts w:ascii="Times New Roman" w:hAnsi="Times New Roman"/>
          <w:sz w:val="24"/>
          <w:szCs w:val="24"/>
          <w:lang w:eastAsia="zh-CN"/>
        </w:rPr>
        <w:t>的检验水准下，无统计学差异。分组后剩余动物采用</w:t>
      </w:r>
      <w:r w:rsidRPr="00CB0BBF">
        <w:rPr>
          <w:rFonts w:ascii="Times New Roman" w:hAnsi="Times New Roman"/>
          <w:sz w:val="24"/>
          <w:szCs w:val="24"/>
          <w:lang w:eastAsia="zh-CN"/>
        </w:rPr>
        <w:t>Provantis</w:t>
      </w:r>
      <w:r w:rsidRPr="00CB0BBF">
        <w:rPr>
          <w:rFonts w:ascii="Times New Roman" w:hAnsi="Times New Roman"/>
          <w:sz w:val="24"/>
          <w:szCs w:val="24"/>
          <w:lang w:eastAsia="zh-CN"/>
        </w:rPr>
        <w:t>自带的分组模块，根据性别随机分组至备用动物组。待实验结束后未使用的备用动物组动物与实验动物一起安乐死。</w:t>
      </w:r>
    </w:p>
    <w:p w14:paraId="2A1A6A2A" w14:textId="77777777" w:rsidR="00EA70DD" w:rsidRPr="00CB0BBF" w:rsidRDefault="00A42C0E">
      <w:pPr>
        <w:pStyle w:val="2"/>
        <w:keepNext w:val="0"/>
        <w:widowControl w:val="0"/>
        <w:numPr>
          <w:ilvl w:val="1"/>
          <w:numId w:val="8"/>
        </w:numPr>
        <w:spacing w:beforeLines="50" w:before="156" w:after="0" w:line="360" w:lineRule="auto"/>
        <w:ind w:left="357" w:hanging="357"/>
        <w:rPr>
          <w:bCs/>
          <w:szCs w:val="24"/>
          <w:lang w:eastAsia="zh-CN"/>
        </w:rPr>
      </w:pPr>
      <w:bookmarkStart w:id="144" w:name="_Toc22627149"/>
      <w:bookmarkStart w:id="145" w:name="_Toc22626335"/>
      <w:bookmarkStart w:id="146" w:name="_Toc207615335"/>
      <w:r w:rsidRPr="00CB0BBF">
        <w:rPr>
          <w:bCs/>
          <w:szCs w:val="24"/>
          <w:lang w:eastAsia="zh-CN"/>
        </w:rPr>
        <w:t>试验设计</w:t>
      </w:r>
      <w:bookmarkEnd w:id="144"/>
      <w:bookmarkEnd w:id="145"/>
      <w:bookmarkEnd w:id="146"/>
    </w:p>
    <w:p w14:paraId="52678A8D" w14:textId="77777777" w:rsidR="00EA70DD" w:rsidRPr="00CB0BBF" w:rsidRDefault="00A42C0E">
      <w:pPr>
        <w:pStyle w:val="3"/>
        <w:keepNext w:val="0"/>
        <w:widowControl w:val="0"/>
        <w:numPr>
          <w:ilvl w:val="2"/>
          <w:numId w:val="8"/>
        </w:numPr>
        <w:spacing w:before="0" w:after="0" w:line="360" w:lineRule="auto"/>
        <w:rPr>
          <w:szCs w:val="24"/>
          <w:lang w:eastAsia="zh-CN"/>
        </w:rPr>
      </w:pPr>
      <w:bookmarkStart w:id="147" w:name="_Toc22626336"/>
      <w:bookmarkStart w:id="148" w:name="_Toc22627150"/>
      <w:bookmarkStart w:id="149" w:name="_Toc207615336"/>
      <w:r w:rsidRPr="00CB0BBF">
        <w:rPr>
          <w:szCs w:val="24"/>
          <w:lang w:eastAsia="zh-CN"/>
        </w:rPr>
        <w:t>剂量设计理由</w:t>
      </w:r>
      <w:bookmarkEnd w:id="147"/>
      <w:bookmarkEnd w:id="148"/>
      <w:bookmarkEnd w:id="149"/>
    </w:p>
    <w:p w14:paraId="5AC9176E" w14:textId="47B8EF28" w:rsidR="001B7AA0" w:rsidRPr="009106FA" w:rsidRDefault="003205D9" w:rsidP="001B7AA0">
      <w:pPr>
        <w:pStyle w:val="Default"/>
        <w:autoSpaceDE/>
        <w:autoSpaceDN/>
        <w:spacing w:line="360" w:lineRule="auto"/>
        <w:ind w:firstLineChars="200" w:firstLine="480"/>
        <w:jc w:val="both"/>
        <w:rPr>
          <w:rFonts w:ascii="Times New Roman" w:hAnsi="Times New Roman" w:cs="Times New Roman"/>
        </w:rPr>
      </w:pPr>
      <w:r w:rsidRPr="009106FA">
        <w:rPr>
          <w:rFonts w:ascii="Times New Roman" w:hAnsi="Times New Roman" w:cs="Times New Roman"/>
          <w:bCs/>
        </w:rPr>
        <w:t>委托方提供的资料显示，本供试品为</w:t>
      </w:r>
      <w:r w:rsidR="00C514C7">
        <w:rPr>
          <w:rFonts w:ascii="Times New Roman" w:hAnsi="Times New Roman" w:cs="Times New Roman" w:hint="eastAsia"/>
          <w:bCs/>
        </w:rPr>
        <w:t>盐酸</w:t>
      </w:r>
      <w:r w:rsidRPr="009106FA">
        <w:rPr>
          <w:rFonts w:ascii="Times New Roman" w:hAnsi="Times New Roman" w:cs="Times New Roman"/>
          <w:bCs/>
        </w:rPr>
        <w:t>R-</w:t>
      </w:r>
      <w:r w:rsidRPr="009106FA">
        <w:rPr>
          <w:rFonts w:ascii="Times New Roman" w:hAnsi="Times New Roman" w:cs="Times New Roman"/>
          <w:bCs/>
        </w:rPr>
        <w:t>氯胺酮</w:t>
      </w:r>
      <w:r w:rsidR="00C514C7">
        <w:rPr>
          <w:rFonts w:ascii="Times New Roman" w:hAnsi="Times New Roman" w:cs="Times New Roman" w:hint="eastAsia"/>
          <w:bCs/>
        </w:rPr>
        <w:t>注射液</w:t>
      </w:r>
      <w:r w:rsidRPr="009106FA">
        <w:rPr>
          <w:rFonts w:ascii="Times New Roman" w:hAnsi="Times New Roman" w:cs="Times New Roman"/>
          <w:bCs/>
        </w:rPr>
        <w:t>，临床拟用于伴急性自杀意念或行为的抑郁症</w:t>
      </w:r>
      <w:r w:rsidR="00A42C0E" w:rsidRPr="009106FA">
        <w:rPr>
          <w:rFonts w:ascii="Times New Roman" w:hAnsi="Times New Roman" w:cs="Times New Roman"/>
          <w:color w:val="auto"/>
        </w:rPr>
        <w:t>。</w:t>
      </w:r>
      <w:r w:rsidR="00C514C7">
        <w:rPr>
          <w:rFonts w:ascii="Times New Roman" w:hAnsi="Times New Roman" w:cs="Times New Roman" w:hint="eastAsia"/>
          <w:color w:val="auto"/>
        </w:rPr>
        <w:t>临床拟给药途径为静脉滴注，</w:t>
      </w:r>
      <w:r w:rsidR="00BA6C96" w:rsidRPr="009106FA">
        <w:rPr>
          <w:rFonts w:ascii="Times New Roman" w:hAnsi="Times New Roman" w:cs="Times New Roman"/>
        </w:rPr>
        <w:t>临床最大拟用剂量为</w:t>
      </w:r>
      <w:r w:rsidR="00ED2877">
        <w:rPr>
          <w:rFonts w:ascii="Times New Roman" w:hAnsi="Times New Roman" w:cs="Times New Roman" w:hint="eastAsia"/>
        </w:rPr>
        <w:t>3</w:t>
      </w:r>
      <w:r w:rsidR="00ED2877">
        <w:rPr>
          <w:rFonts w:ascii="Times New Roman" w:hAnsi="Times New Roman" w:cs="Times New Roman"/>
        </w:rPr>
        <w:t>0-</w:t>
      </w:r>
      <w:r w:rsidRPr="009106FA">
        <w:rPr>
          <w:rFonts w:ascii="Times New Roman" w:hAnsi="Times New Roman" w:cs="Times New Roman"/>
        </w:rPr>
        <w:t>180</w:t>
      </w:r>
      <w:r w:rsidR="00BA6C96" w:rsidRPr="009106FA">
        <w:rPr>
          <w:rFonts w:ascii="Times New Roman" w:hAnsi="Times New Roman" w:cs="Times New Roman"/>
        </w:rPr>
        <w:t xml:space="preserve"> mg/</w:t>
      </w:r>
      <w:r w:rsidR="00BA6C96" w:rsidRPr="009106FA">
        <w:rPr>
          <w:rFonts w:ascii="Times New Roman" w:hAnsi="Times New Roman" w:cs="Times New Roman"/>
        </w:rPr>
        <w:t>人，成人体重按</w:t>
      </w:r>
      <w:r w:rsidR="002B1E1A" w:rsidRPr="009106FA">
        <w:rPr>
          <w:rFonts w:ascii="Times New Roman" w:hAnsi="Times New Roman" w:cs="Times New Roman"/>
        </w:rPr>
        <w:t>6</w:t>
      </w:r>
      <w:r w:rsidR="00BA6C96" w:rsidRPr="009106FA">
        <w:rPr>
          <w:rFonts w:ascii="Times New Roman" w:hAnsi="Times New Roman" w:cs="Times New Roman"/>
        </w:rPr>
        <w:t>0 kg</w:t>
      </w:r>
      <w:r w:rsidR="00BA6C96" w:rsidRPr="009106FA">
        <w:rPr>
          <w:rFonts w:ascii="Times New Roman" w:hAnsi="Times New Roman" w:cs="Times New Roman"/>
        </w:rPr>
        <w:t>计算，给药剂量为</w:t>
      </w:r>
      <w:r w:rsidR="00ED2877">
        <w:rPr>
          <w:rFonts w:ascii="Times New Roman" w:hAnsi="Times New Roman" w:cs="Times New Roman" w:hint="eastAsia"/>
        </w:rPr>
        <w:t>0</w:t>
      </w:r>
      <w:r w:rsidR="00ED2877">
        <w:rPr>
          <w:rFonts w:ascii="Times New Roman" w:hAnsi="Times New Roman" w:cs="Times New Roman"/>
        </w:rPr>
        <w:t>.5-</w:t>
      </w:r>
      <w:r w:rsidRPr="009106FA">
        <w:rPr>
          <w:rFonts w:ascii="Times New Roman" w:hAnsi="Times New Roman" w:cs="Times New Roman"/>
        </w:rPr>
        <w:t>3</w:t>
      </w:r>
      <w:r w:rsidR="00BA6C96" w:rsidRPr="009106FA">
        <w:rPr>
          <w:rFonts w:ascii="Times New Roman" w:hAnsi="Times New Roman" w:cs="Times New Roman"/>
        </w:rPr>
        <w:t xml:space="preserve"> mg/kg</w:t>
      </w:r>
      <w:r w:rsidR="001B7AA0" w:rsidRPr="009106FA">
        <w:rPr>
          <w:rFonts w:ascii="Times New Roman" w:hAnsi="Times New Roman" w:cs="Times New Roman"/>
        </w:rPr>
        <w:t>。按体表面积折算豚鼠剂量为</w:t>
      </w:r>
      <w:r w:rsidR="00ED2877">
        <w:rPr>
          <w:rFonts w:ascii="Times New Roman" w:hAnsi="Times New Roman" w:cs="Times New Roman" w:hint="eastAsia"/>
        </w:rPr>
        <w:t>2</w:t>
      </w:r>
      <w:r w:rsidR="00ED2877">
        <w:rPr>
          <w:rFonts w:ascii="Times New Roman" w:hAnsi="Times New Roman" w:cs="Times New Roman"/>
        </w:rPr>
        <w:t>.25-</w:t>
      </w:r>
      <w:r w:rsidRPr="009106FA">
        <w:rPr>
          <w:rFonts w:ascii="Times New Roman" w:hAnsi="Times New Roman" w:cs="Times New Roman"/>
        </w:rPr>
        <w:t>13.5</w:t>
      </w:r>
      <w:r w:rsidR="001B7AA0" w:rsidRPr="009106FA">
        <w:rPr>
          <w:rFonts w:ascii="Times New Roman" w:hAnsi="Times New Roman" w:cs="Times New Roman"/>
        </w:rPr>
        <w:t xml:space="preserve"> mg/kg</w:t>
      </w:r>
      <w:r w:rsidR="001B7AA0" w:rsidRPr="009106FA">
        <w:rPr>
          <w:rFonts w:ascii="Times New Roman" w:hAnsi="Times New Roman" w:cs="Times New Roman"/>
        </w:rPr>
        <w:t>。</w:t>
      </w:r>
    </w:p>
    <w:p w14:paraId="26583AE5" w14:textId="3E67931F" w:rsidR="00474FA5" w:rsidRPr="009106FA" w:rsidRDefault="00474FA5" w:rsidP="00054796">
      <w:pPr>
        <w:pStyle w:val="Default"/>
        <w:autoSpaceDE/>
        <w:autoSpaceDN/>
        <w:spacing w:line="360" w:lineRule="auto"/>
        <w:ind w:firstLineChars="200" w:firstLine="480"/>
        <w:jc w:val="both"/>
        <w:rPr>
          <w:rFonts w:ascii="Times New Roman" w:hAnsi="Times New Roman" w:cs="Times New Roman"/>
        </w:rPr>
      </w:pPr>
      <w:r w:rsidRPr="009106FA">
        <w:rPr>
          <w:rFonts w:ascii="Times New Roman" w:hAnsi="Times New Roman" w:cs="Times New Roman"/>
        </w:rPr>
        <w:t>供试品规格为</w:t>
      </w:r>
      <w:r w:rsidRPr="009106FA">
        <w:rPr>
          <w:rFonts w:ascii="Times New Roman" w:hAnsi="Times New Roman" w:cs="Times New Roman"/>
        </w:rPr>
        <w:t>5 mL: 150 mg</w:t>
      </w:r>
      <w:r w:rsidR="00054796" w:rsidRPr="009106FA">
        <w:rPr>
          <w:rFonts w:ascii="Times New Roman" w:hAnsi="Times New Roman" w:cs="Times New Roman"/>
        </w:rPr>
        <w:t>，本试验设低剂量组和高剂量组</w:t>
      </w:r>
      <w:r w:rsidRPr="009106FA">
        <w:rPr>
          <w:rFonts w:ascii="Times New Roman" w:hAnsi="Times New Roman" w:cs="Times New Roman"/>
        </w:rPr>
        <w:t>，</w:t>
      </w:r>
      <w:r w:rsidR="00054796" w:rsidRPr="009106FA">
        <w:rPr>
          <w:rFonts w:ascii="Times New Roman" w:hAnsi="Times New Roman" w:cs="Times New Roman"/>
        </w:rPr>
        <w:t>给药浓度均为</w:t>
      </w:r>
      <w:r w:rsidR="00054796" w:rsidRPr="009106FA">
        <w:rPr>
          <w:rFonts w:ascii="Times New Roman" w:hAnsi="Times New Roman" w:cs="Times New Roman"/>
        </w:rPr>
        <w:t>30 mg/mL</w:t>
      </w:r>
      <w:r w:rsidR="00054796" w:rsidRPr="009106FA">
        <w:rPr>
          <w:rFonts w:ascii="Times New Roman" w:hAnsi="Times New Roman" w:cs="Times New Roman"/>
        </w:rPr>
        <w:t>（原液），</w:t>
      </w:r>
      <w:r w:rsidRPr="009106FA">
        <w:rPr>
          <w:rFonts w:ascii="Times New Roman" w:hAnsi="Times New Roman" w:cs="Times New Roman"/>
        </w:rPr>
        <w:t>致敏给药容量</w:t>
      </w:r>
      <w:r w:rsidR="00054796" w:rsidRPr="009106FA">
        <w:rPr>
          <w:rFonts w:ascii="Times New Roman" w:hAnsi="Times New Roman" w:cs="Times New Roman"/>
        </w:rPr>
        <w:t>分别</w:t>
      </w:r>
      <w:r w:rsidRPr="009106FA">
        <w:rPr>
          <w:rFonts w:ascii="Times New Roman" w:hAnsi="Times New Roman" w:cs="Times New Roman"/>
        </w:rPr>
        <w:t>为</w:t>
      </w:r>
      <w:r w:rsidRPr="009106FA">
        <w:rPr>
          <w:rFonts w:ascii="Times New Roman" w:hAnsi="Times New Roman" w:cs="Times New Roman"/>
        </w:rPr>
        <w:t>0.</w:t>
      </w:r>
      <w:r w:rsidR="00054796" w:rsidRPr="009106FA">
        <w:rPr>
          <w:rFonts w:ascii="Times New Roman" w:hAnsi="Times New Roman" w:cs="Times New Roman"/>
        </w:rPr>
        <w:t>2</w:t>
      </w:r>
      <w:r w:rsidRPr="009106FA">
        <w:rPr>
          <w:rFonts w:ascii="Times New Roman" w:hAnsi="Times New Roman" w:cs="Times New Roman"/>
        </w:rPr>
        <w:t>5 mL/kg</w:t>
      </w:r>
      <w:r w:rsidR="00054796" w:rsidRPr="009106FA">
        <w:rPr>
          <w:rFonts w:ascii="Times New Roman" w:hAnsi="Times New Roman" w:cs="Times New Roman"/>
        </w:rPr>
        <w:t>和</w:t>
      </w:r>
      <w:r w:rsidR="00054796" w:rsidRPr="009106FA">
        <w:rPr>
          <w:rFonts w:ascii="Times New Roman" w:hAnsi="Times New Roman" w:cs="Times New Roman"/>
        </w:rPr>
        <w:t xml:space="preserve"> 0.5 mL/kg</w:t>
      </w:r>
      <w:r w:rsidRPr="009106FA">
        <w:rPr>
          <w:rFonts w:ascii="Times New Roman" w:hAnsi="Times New Roman" w:cs="Times New Roman"/>
        </w:rPr>
        <w:t>，给药剂量分别为</w:t>
      </w:r>
      <w:r w:rsidRPr="009106FA">
        <w:rPr>
          <w:rFonts w:ascii="Times New Roman" w:hAnsi="Times New Roman" w:cs="Times New Roman"/>
        </w:rPr>
        <w:t>7.5</w:t>
      </w:r>
      <w:r w:rsidR="00054796" w:rsidRPr="009106FA">
        <w:rPr>
          <w:rFonts w:ascii="Times New Roman" w:hAnsi="Times New Roman" w:cs="Times New Roman"/>
        </w:rPr>
        <w:t xml:space="preserve"> </w:t>
      </w:r>
      <w:r w:rsidRPr="009106FA">
        <w:rPr>
          <w:rFonts w:ascii="Times New Roman" w:hAnsi="Times New Roman" w:cs="Times New Roman"/>
        </w:rPr>
        <w:t>mg/kg</w:t>
      </w:r>
      <w:r w:rsidRPr="009106FA">
        <w:rPr>
          <w:rFonts w:ascii="Times New Roman" w:hAnsi="Times New Roman" w:cs="Times New Roman"/>
        </w:rPr>
        <w:t>和</w:t>
      </w:r>
      <w:r w:rsidRPr="009106FA">
        <w:rPr>
          <w:rFonts w:ascii="Times New Roman" w:hAnsi="Times New Roman" w:cs="Times New Roman"/>
        </w:rPr>
        <w:t>15</w:t>
      </w:r>
      <w:r w:rsidR="00054796" w:rsidRPr="009106FA">
        <w:rPr>
          <w:rFonts w:ascii="Times New Roman" w:hAnsi="Times New Roman" w:cs="Times New Roman"/>
        </w:rPr>
        <w:t xml:space="preserve"> </w:t>
      </w:r>
      <w:r w:rsidRPr="009106FA">
        <w:rPr>
          <w:rFonts w:ascii="Times New Roman" w:hAnsi="Times New Roman" w:cs="Times New Roman"/>
        </w:rPr>
        <w:t>mg/kg</w:t>
      </w:r>
      <w:r w:rsidRPr="009106FA">
        <w:rPr>
          <w:rFonts w:ascii="Times New Roman" w:hAnsi="Times New Roman" w:cs="Times New Roman"/>
        </w:rPr>
        <w:t>。激发给药容量为致敏给药容量的</w:t>
      </w:r>
      <w:r w:rsidRPr="009106FA">
        <w:rPr>
          <w:rFonts w:ascii="Times New Roman" w:hAnsi="Times New Roman" w:cs="Times New Roman"/>
        </w:rPr>
        <w:t>2</w:t>
      </w:r>
      <w:r w:rsidRPr="009106FA">
        <w:rPr>
          <w:rFonts w:ascii="Times New Roman" w:hAnsi="Times New Roman" w:cs="Times New Roman"/>
        </w:rPr>
        <w:t>倍，同时设置阴性对照组（</w:t>
      </w:r>
      <w:r w:rsidRPr="009106FA">
        <w:rPr>
          <w:rFonts w:ascii="Times New Roman" w:hAnsi="Times New Roman" w:cs="Times New Roman"/>
        </w:rPr>
        <w:t>0.9%</w:t>
      </w:r>
      <w:r w:rsidRPr="009106FA">
        <w:rPr>
          <w:rFonts w:ascii="Times New Roman" w:hAnsi="Times New Roman" w:cs="Times New Roman"/>
        </w:rPr>
        <w:t>氯化钠注射液）、阳性对照组（</w:t>
      </w:r>
      <w:r w:rsidR="007710FB" w:rsidRPr="007710FB">
        <w:rPr>
          <w:rFonts w:ascii="Times New Roman" w:hAnsi="Times New Roman" w:cs="Times New Roman"/>
        </w:rPr>
        <w:t>Albumin from chicken egg white</w:t>
      </w:r>
      <w:r w:rsidRPr="009106FA">
        <w:rPr>
          <w:rFonts w:ascii="Times New Roman" w:hAnsi="Times New Roman" w:cs="Times New Roman"/>
        </w:rPr>
        <w:t>）以检验试验系统。</w:t>
      </w:r>
    </w:p>
    <w:p w14:paraId="2837A645" w14:textId="77777777" w:rsidR="00EA70DD" w:rsidRPr="00CB0BBF" w:rsidRDefault="00A42C0E">
      <w:pPr>
        <w:pStyle w:val="3"/>
        <w:keepNext w:val="0"/>
        <w:widowControl w:val="0"/>
        <w:numPr>
          <w:ilvl w:val="2"/>
          <w:numId w:val="8"/>
        </w:numPr>
        <w:spacing w:beforeLines="50" w:before="156" w:after="0" w:line="360" w:lineRule="auto"/>
        <w:rPr>
          <w:szCs w:val="24"/>
          <w:lang w:eastAsia="zh-CN"/>
        </w:rPr>
      </w:pPr>
      <w:bookmarkStart w:id="150" w:name="_剂量设计"/>
      <w:bookmarkStart w:id="151" w:name="_Toc22626337"/>
      <w:bookmarkStart w:id="152" w:name="_Toc22627151"/>
      <w:bookmarkStart w:id="153" w:name="_Toc207615337"/>
      <w:bookmarkEnd w:id="150"/>
      <w:r w:rsidRPr="00CB0BBF">
        <w:rPr>
          <w:szCs w:val="24"/>
          <w:lang w:eastAsia="zh-CN"/>
        </w:rPr>
        <w:t>剂量设计</w:t>
      </w:r>
      <w:bookmarkEnd w:id="151"/>
      <w:bookmarkEnd w:id="152"/>
      <w:bookmarkEnd w:id="153"/>
    </w:p>
    <w:p w14:paraId="5E9FC55C" w14:textId="326355D4" w:rsidR="002B1E1A" w:rsidRDefault="00A42C0E" w:rsidP="002B1E1A">
      <w:pPr>
        <w:pStyle w:val="Bullet"/>
        <w:widowControl w:val="0"/>
        <w:tabs>
          <w:tab w:val="clear" w:pos="720"/>
          <w:tab w:val="left" w:pos="2880"/>
        </w:tabs>
        <w:spacing w:line="360" w:lineRule="auto"/>
        <w:ind w:left="0" w:firstLineChars="200" w:firstLine="480"/>
        <w:rPr>
          <w:szCs w:val="24"/>
          <w:lang w:eastAsia="zh-CN"/>
        </w:rPr>
      </w:pPr>
      <w:r w:rsidRPr="00CB0BBF">
        <w:rPr>
          <w:szCs w:val="24"/>
          <w:lang w:eastAsia="zh-CN"/>
        </w:rPr>
        <w:t>本试验剂量设计见下表：</w:t>
      </w:r>
    </w:p>
    <w:tbl>
      <w:tblPr>
        <w:tblpPr w:leftFromText="180" w:rightFromText="180" w:vertAnchor="text" w:horzAnchor="margin" w:tblpY="12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69"/>
        <w:gridCol w:w="2446"/>
        <w:gridCol w:w="991"/>
        <w:gridCol w:w="993"/>
        <w:gridCol w:w="1276"/>
        <w:gridCol w:w="1134"/>
        <w:gridCol w:w="776"/>
        <w:gridCol w:w="776"/>
      </w:tblGrid>
      <w:tr w:rsidR="00174BBD" w:rsidRPr="00FD5BF9" w14:paraId="12BA2626" w14:textId="77777777" w:rsidTr="00ED2877">
        <w:trPr>
          <w:trHeight w:val="340"/>
          <w:tblHeader/>
        </w:trPr>
        <w:tc>
          <w:tcPr>
            <w:tcW w:w="369" w:type="pct"/>
            <w:vMerge w:val="restart"/>
            <w:vAlign w:val="center"/>
          </w:tcPr>
          <w:p w14:paraId="030DD98A" w14:textId="77777777" w:rsidR="002B1E1A" w:rsidRPr="00FD5BF9" w:rsidRDefault="002B1E1A" w:rsidP="00174BBD">
            <w:pPr>
              <w:jc w:val="center"/>
              <w:rPr>
                <w:rFonts w:ascii="Times New Roman" w:hAnsi="Times New Roman"/>
                <w:b/>
                <w:sz w:val="21"/>
                <w:szCs w:val="21"/>
                <w:lang w:eastAsia="zh-CN"/>
              </w:rPr>
            </w:pPr>
            <w:r w:rsidRPr="00FD5BF9">
              <w:rPr>
                <w:rFonts w:ascii="Times New Roman" w:hAnsi="Times New Roman"/>
                <w:b/>
                <w:sz w:val="21"/>
                <w:szCs w:val="21"/>
              </w:rPr>
              <w:lastRenderedPageBreak/>
              <w:t>组</w:t>
            </w:r>
            <w:r w:rsidRPr="00FD5BF9">
              <w:rPr>
                <w:rFonts w:ascii="Times New Roman" w:hAnsi="Times New Roman"/>
                <w:b/>
                <w:sz w:val="21"/>
                <w:szCs w:val="21"/>
                <w:lang w:eastAsia="zh-CN"/>
              </w:rPr>
              <w:t>序</w:t>
            </w:r>
          </w:p>
        </w:tc>
        <w:tc>
          <w:tcPr>
            <w:tcW w:w="1350" w:type="pct"/>
            <w:vMerge w:val="restart"/>
            <w:vAlign w:val="center"/>
          </w:tcPr>
          <w:p w14:paraId="455F2826" w14:textId="77777777" w:rsidR="002B1E1A" w:rsidRPr="00FD5BF9" w:rsidRDefault="002B1E1A" w:rsidP="00174BBD">
            <w:pPr>
              <w:jc w:val="center"/>
              <w:rPr>
                <w:rFonts w:ascii="Times New Roman" w:hAnsi="Times New Roman"/>
                <w:b/>
                <w:sz w:val="21"/>
                <w:szCs w:val="21"/>
              </w:rPr>
            </w:pPr>
            <w:r w:rsidRPr="00FD5BF9">
              <w:rPr>
                <w:rFonts w:ascii="Times New Roman" w:hAnsi="Times New Roman"/>
                <w:b/>
                <w:sz w:val="21"/>
                <w:szCs w:val="21"/>
              </w:rPr>
              <w:t>组别</w:t>
            </w:r>
          </w:p>
        </w:tc>
        <w:tc>
          <w:tcPr>
            <w:tcW w:w="1095" w:type="pct"/>
            <w:gridSpan w:val="2"/>
            <w:vAlign w:val="center"/>
          </w:tcPr>
          <w:p w14:paraId="53654F47" w14:textId="77777777" w:rsidR="00054796" w:rsidRDefault="002B1E1A" w:rsidP="00174BBD">
            <w:pPr>
              <w:jc w:val="center"/>
              <w:rPr>
                <w:rFonts w:ascii="Times New Roman" w:hAnsi="Times New Roman"/>
                <w:b/>
                <w:sz w:val="21"/>
                <w:szCs w:val="21"/>
                <w:lang w:eastAsia="zh-CN"/>
              </w:rPr>
            </w:pPr>
            <w:r w:rsidRPr="00FD5BF9">
              <w:rPr>
                <w:rFonts w:ascii="Times New Roman" w:hAnsi="Times New Roman"/>
                <w:b/>
                <w:sz w:val="21"/>
                <w:szCs w:val="21"/>
                <w:lang w:eastAsia="zh-CN"/>
              </w:rPr>
              <w:t>给药剂量</w:t>
            </w:r>
          </w:p>
          <w:p w14:paraId="6E94094E" w14:textId="709F495B" w:rsidR="002B1E1A" w:rsidRPr="00FD5BF9" w:rsidRDefault="002B1E1A" w:rsidP="00174BBD">
            <w:pPr>
              <w:jc w:val="center"/>
              <w:rPr>
                <w:rFonts w:ascii="Times New Roman" w:hAnsi="Times New Roman"/>
                <w:b/>
                <w:sz w:val="21"/>
                <w:szCs w:val="21"/>
                <w:lang w:eastAsia="zh-CN"/>
              </w:rPr>
            </w:pPr>
            <w:r w:rsidRPr="00FD5BF9">
              <w:rPr>
                <w:rFonts w:ascii="Times New Roman" w:hAnsi="Times New Roman"/>
                <w:b/>
                <w:sz w:val="21"/>
                <w:szCs w:val="21"/>
                <w:lang w:eastAsia="zh-CN"/>
              </w:rPr>
              <w:t>（</w:t>
            </w:r>
            <w:r w:rsidRPr="00FD5BF9">
              <w:rPr>
                <w:rFonts w:ascii="Times New Roman" w:hAnsi="Times New Roman"/>
                <w:b/>
                <w:sz w:val="21"/>
                <w:szCs w:val="21"/>
                <w:lang w:eastAsia="zh-CN"/>
              </w:rPr>
              <w:t>mg/kg</w:t>
            </w:r>
            <w:r w:rsidRPr="00FD5BF9">
              <w:rPr>
                <w:rFonts w:ascii="Times New Roman" w:hAnsi="Times New Roman"/>
                <w:b/>
                <w:sz w:val="21"/>
                <w:szCs w:val="21"/>
                <w:lang w:eastAsia="zh-CN"/>
              </w:rPr>
              <w:t>）</w:t>
            </w:r>
          </w:p>
        </w:tc>
        <w:tc>
          <w:tcPr>
            <w:tcW w:w="1330" w:type="pct"/>
            <w:gridSpan w:val="2"/>
            <w:vAlign w:val="center"/>
          </w:tcPr>
          <w:p w14:paraId="38504A39" w14:textId="77777777" w:rsidR="00054796" w:rsidRDefault="002B1E1A" w:rsidP="00174BBD">
            <w:pPr>
              <w:jc w:val="center"/>
              <w:rPr>
                <w:rFonts w:ascii="Times New Roman" w:hAnsi="Times New Roman"/>
                <w:b/>
                <w:sz w:val="21"/>
                <w:szCs w:val="21"/>
                <w:lang w:eastAsia="zh-CN"/>
              </w:rPr>
            </w:pPr>
            <w:r w:rsidRPr="00FD5BF9">
              <w:rPr>
                <w:rFonts w:ascii="Times New Roman" w:hAnsi="Times New Roman"/>
                <w:b/>
                <w:sz w:val="21"/>
                <w:szCs w:val="21"/>
                <w:lang w:eastAsia="zh-CN"/>
              </w:rPr>
              <w:t>给药容量</w:t>
            </w:r>
          </w:p>
          <w:p w14:paraId="4035DB77" w14:textId="7B3C4D10" w:rsidR="002B1E1A" w:rsidRPr="00FD5BF9" w:rsidRDefault="002B1E1A" w:rsidP="00174BBD">
            <w:pPr>
              <w:jc w:val="center"/>
              <w:rPr>
                <w:rFonts w:ascii="Times New Roman" w:hAnsi="Times New Roman"/>
                <w:b/>
                <w:sz w:val="21"/>
                <w:szCs w:val="21"/>
                <w:lang w:eastAsia="zh-CN"/>
              </w:rPr>
            </w:pPr>
            <w:r w:rsidRPr="00FD5BF9">
              <w:rPr>
                <w:rFonts w:ascii="Times New Roman" w:hAnsi="Times New Roman"/>
                <w:b/>
                <w:sz w:val="21"/>
                <w:szCs w:val="21"/>
                <w:lang w:eastAsia="zh-CN"/>
              </w:rPr>
              <w:t>（</w:t>
            </w:r>
            <w:r w:rsidRPr="00FD5BF9">
              <w:rPr>
                <w:rFonts w:ascii="Times New Roman" w:hAnsi="Times New Roman"/>
                <w:b/>
                <w:sz w:val="21"/>
                <w:szCs w:val="21"/>
                <w:lang w:eastAsia="zh-CN"/>
              </w:rPr>
              <w:t>mL/kg</w:t>
            </w:r>
            <w:r w:rsidRPr="00FD5BF9">
              <w:rPr>
                <w:rFonts w:ascii="Times New Roman" w:hAnsi="Times New Roman"/>
                <w:b/>
                <w:sz w:val="21"/>
                <w:szCs w:val="21"/>
                <w:lang w:eastAsia="zh-CN"/>
              </w:rPr>
              <w:t>）</w:t>
            </w:r>
          </w:p>
        </w:tc>
        <w:tc>
          <w:tcPr>
            <w:tcW w:w="856" w:type="pct"/>
            <w:gridSpan w:val="2"/>
            <w:vAlign w:val="center"/>
          </w:tcPr>
          <w:p w14:paraId="6D312DE2" w14:textId="77777777" w:rsidR="002B1E1A" w:rsidRPr="00FD5BF9" w:rsidRDefault="002B1E1A" w:rsidP="00174BBD">
            <w:pPr>
              <w:jc w:val="center"/>
              <w:rPr>
                <w:rFonts w:ascii="Times New Roman" w:hAnsi="Times New Roman"/>
                <w:b/>
                <w:sz w:val="21"/>
                <w:szCs w:val="21"/>
                <w:lang w:eastAsia="zh-CN"/>
              </w:rPr>
            </w:pPr>
            <w:r w:rsidRPr="00FD5BF9">
              <w:rPr>
                <w:rFonts w:ascii="Times New Roman" w:hAnsi="Times New Roman"/>
                <w:b/>
                <w:sz w:val="21"/>
                <w:szCs w:val="21"/>
                <w:lang w:eastAsia="zh-CN"/>
              </w:rPr>
              <w:t>浓度（</w:t>
            </w:r>
            <w:r w:rsidRPr="00FD5BF9">
              <w:rPr>
                <w:rFonts w:ascii="Times New Roman" w:hAnsi="Times New Roman"/>
                <w:b/>
                <w:sz w:val="21"/>
                <w:szCs w:val="21"/>
              </w:rPr>
              <w:t>mg/mL</w:t>
            </w:r>
            <w:r w:rsidRPr="00FD5BF9">
              <w:rPr>
                <w:rFonts w:ascii="Times New Roman" w:hAnsi="Times New Roman"/>
                <w:b/>
                <w:sz w:val="21"/>
                <w:szCs w:val="21"/>
                <w:lang w:eastAsia="zh-CN"/>
              </w:rPr>
              <w:t>）</w:t>
            </w:r>
          </w:p>
        </w:tc>
      </w:tr>
      <w:tr w:rsidR="00174BBD" w:rsidRPr="00FD5BF9" w14:paraId="39D7887D" w14:textId="77777777" w:rsidTr="00ED2877">
        <w:trPr>
          <w:trHeight w:val="340"/>
          <w:tblHeader/>
        </w:trPr>
        <w:tc>
          <w:tcPr>
            <w:tcW w:w="369" w:type="pct"/>
            <w:vMerge/>
            <w:vAlign w:val="center"/>
          </w:tcPr>
          <w:p w14:paraId="0A563AC7" w14:textId="77777777" w:rsidR="002B1E1A" w:rsidRPr="00FD5BF9" w:rsidRDefault="002B1E1A" w:rsidP="00174BBD">
            <w:pPr>
              <w:jc w:val="center"/>
              <w:rPr>
                <w:rFonts w:ascii="Times New Roman" w:hAnsi="Times New Roman"/>
                <w:b/>
                <w:sz w:val="21"/>
                <w:szCs w:val="21"/>
              </w:rPr>
            </w:pPr>
          </w:p>
        </w:tc>
        <w:tc>
          <w:tcPr>
            <w:tcW w:w="1350" w:type="pct"/>
            <w:vMerge/>
            <w:vAlign w:val="center"/>
          </w:tcPr>
          <w:p w14:paraId="291995E6" w14:textId="77777777" w:rsidR="002B1E1A" w:rsidRPr="00FD5BF9" w:rsidRDefault="002B1E1A" w:rsidP="00174BBD">
            <w:pPr>
              <w:jc w:val="center"/>
              <w:rPr>
                <w:rFonts w:ascii="Times New Roman" w:hAnsi="Times New Roman"/>
                <w:b/>
                <w:sz w:val="21"/>
                <w:szCs w:val="21"/>
              </w:rPr>
            </w:pPr>
          </w:p>
        </w:tc>
        <w:tc>
          <w:tcPr>
            <w:tcW w:w="547" w:type="pct"/>
            <w:vAlign w:val="center"/>
          </w:tcPr>
          <w:p w14:paraId="55985578" w14:textId="77777777" w:rsidR="002B1E1A" w:rsidRPr="00FD5BF9" w:rsidRDefault="002B1E1A" w:rsidP="00174BBD">
            <w:pPr>
              <w:jc w:val="center"/>
              <w:rPr>
                <w:rFonts w:ascii="Times New Roman" w:hAnsi="Times New Roman"/>
                <w:b/>
                <w:sz w:val="21"/>
                <w:szCs w:val="21"/>
              </w:rPr>
            </w:pPr>
            <w:r w:rsidRPr="00FD5BF9">
              <w:rPr>
                <w:rFonts w:ascii="Times New Roman" w:hAnsi="Times New Roman"/>
                <w:b/>
                <w:sz w:val="21"/>
                <w:szCs w:val="21"/>
              </w:rPr>
              <w:t>致敏</w:t>
            </w:r>
          </w:p>
        </w:tc>
        <w:tc>
          <w:tcPr>
            <w:tcW w:w="548" w:type="pct"/>
            <w:vAlign w:val="center"/>
          </w:tcPr>
          <w:p w14:paraId="5013D048" w14:textId="77777777" w:rsidR="002B1E1A" w:rsidRPr="00FD5BF9" w:rsidRDefault="002B1E1A" w:rsidP="00174BBD">
            <w:pPr>
              <w:jc w:val="center"/>
              <w:rPr>
                <w:rFonts w:ascii="Times New Roman" w:hAnsi="Times New Roman"/>
                <w:b/>
                <w:sz w:val="21"/>
                <w:szCs w:val="21"/>
              </w:rPr>
            </w:pPr>
            <w:r w:rsidRPr="00FD5BF9">
              <w:rPr>
                <w:rFonts w:ascii="Times New Roman" w:hAnsi="Times New Roman"/>
                <w:b/>
                <w:sz w:val="21"/>
                <w:szCs w:val="21"/>
              </w:rPr>
              <w:t>激发</w:t>
            </w:r>
          </w:p>
        </w:tc>
        <w:tc>
          <w:tcPr>
            <w:tcW w:w="704" w:type="pct"/>
            <w:vAlign w:val="center"/>
          </w:tcPr>
          <w:p w14:paraId="232A4561" w14:textId="77777777" w:rsidR="002B1E1A" w:rsidRPr="00FD5BF9" w:rsidRDefault="002B1E1A" w:rsidP="00174BBD">
            <w:pPr>
              <w:jc w:val="center"/>
              <w:rPr>
                <w:rFonts w:ascii="Times New Roman" w:hAnsi="Times New Roman"/>
                <w:b/>
                <w:sz w:val="21"/>
                <w:szCs w:val="21"/>
              </w:rPr>
            </w:pPr>
            <w:r w:rsidRPr="00FD5BF9">
              <w:rPr>
                <w:rFonts w:ascii="Times New Roman" w:hAnsi="Times New Roman"/>
                <w:b/>
                <w:sz w:val="21"/>
                <w:szCs w:val="21"/>
              </w:rPr>
              <w:t>致敏</w:t>
            </w:r>
          </w:p>
        </w:tc>
        <w:tc>
          <w:tcPr>
            <w:tcW w:w="626" w:type="pct"/>
            <w:vAlign w:val="center"/>
          </w:tcPr>
          <w:p w14:paraId="27B4714F" w14:textId="77777777" w:rsidR="002B1E1A" w:rsidRPr="00FD5BF9" w:rsidRDefault="002B1E1A" w:rsidP="00174BBD">
            <w:pPr>
              <w:jc w:val="center"/>
              <w:rPr>
                <w:rFonts w:ascii="Times New Roman" w:hAnsi="Times New Roman"/>
                <w:b/>
                <w:sz w:val="21"/>
                <w:szCs w:val="21"/>
              </w:rPr>
            </w:pPr>
            <w:r w:rsidRPr="00FD5BF9">
              <w:rPr>
                <w:rFonts w:ascii="Times New Roman" w:hAnsi="Times New Roman"/>
                <w:b/>
                <w:sz w:val="21"/>
                <w:szCs w:val="21"/>
              </w:rPr>
              <w:t>激发</w:t>
            </w:r>
          </w:p>
        </w:tc>
        <w:tc>
          <w:tcPr>
            <w:tcW w:w="428" w:type="pct"/>
            <w:vAlign w:val="center"/>
          </w:tcPr>
          <w:p w14:paraId="506B99B9" w14:textId="77777777" w:rsidR="002B1E1A" w:rsidRPr="00FD5BF9" w:rsidRDefault="002B1E1A" w:rsidP="00174BBD">
            <w:pPr>
              <w:jc w:val="center"/>
              <w:rPr>
                <w:rFonts w:ascii="Times New Roman" w:hAnsi="Times New Roman"/>
                <w:b/>
                <w:sz w:val="21"/>
                <w:szCs w:val="21"/>
              </w:rPr>
            </w:pPr>
            <w:r w:rsidRPr="00FD5BF9">
              <w:rPr>
                <w:rFonts w:ascii="Times New Roman" w:hAnsi="Times New Roman"/>
                <w:b/>
                <w:sz w:val="21"/>
                <w:szCs w:val="21"/>
              </w:rPr>
              <w:t>致敏</w:t>
            </w:r>
          </w:p>
        </w:tc>
        <w:tc>
          <w:tcPr>
            <w:tcW w:w="428" w:type="pct"/>
            <w:vAlign w:val="center"/>
          </w:tcPr>
          <w:p w14:paraId="4AF5269F" w14:textId="77777777" w:rsidR="002B1E1A" w:rsidRPr="00FD5BF9" w:rsidRDefault="002B1E1A" w:rsidP="00174BBD">
            <w:pPr>
              <w:jc w:val="center"/>
              <w:rPr>
                <w:rFonts w:ascii="Times New Roman" w:hAnsi="Times New Roman"/>
                <w:b/>
                <w:sz w:val="21"/>
                <w:szCs w:val="21"/>
              </w:rPr>
            </w:pPr>
            <w:r w:rsidRPr="00FD5BF9">
              <w:rPr>
                <w:rFonts w:ascii="Times New Roman" w:hAnsi="Times New Roman"/>
                <w:b/>
                <w:sz w:val="21"/>
                <w:szCs w:val="21"/>
              </w:rPr>
              <w:t>激发</w:t>
            </w:r>
          </w:p>
        </w:tc>
      </w:tr>
      <w:tr w:rsidR="00174BBD" w:rsidRPr="00FD5BF9" w14:paraId="704AD7ED" w14:textId="77777777" w:rsidTr="00ED2877">
        <w:trPr>
          <w:trHeight w:val="340"/>
        </w:trPr>
        <w:tc>
          <w:tcPr>
            <w:tcW w:w="369" w:type="pct"/>
            <w:vAlign w:val="center"/>
          </w:tcPr>
          <w:p w14:paraId="1C9BFE60" w14:textId="77777777" w:rsidR="00174BBD" w:rsidRPr="00FD5BF9" w:rsidRDefault="00174BBD" w:rsidP="00174BBD">
            <w:pPr>
              <w:jc w:val="center"/>
              <w:rPr>
                <w:rFonts w:ascii="Times New Roman" w:hAnsi="Times New Roman"/>
                <w:sz w:val="21"/>
                <w:szCs w:val="21"/>
              </w:rPr>
            </w:pPr>
            <w:r w:rsidRPr="00FD5BF9">
              <w:rPr>
                <w:rFonts w:ascii="Times New Roman" w:hAnsi="Times New Roman"/>
                <w:sz w:val="21"/>
                <w:szCs w:val="21"/>
              </w:rPr>
              <w:t>1</w:t>
            </w:r>
          </w:p>
        </w:tc>
        <w:tc>
          <w:tcPr>
            <w:tcW w:w="1350" w:type="pct"/>
            <w:vAlign w:val="center"/>
          </w:tcPr>
          <w:p w14:paraId="1F26D87C" w14:textId="71B6E057" w:rsidR="00174BBD" w:rsidRPr="00FD5BF9" w:rsidRDefault="00174BBD" w:rsidP="00174BBD">
            <w:pPr>
              <w:pStyle w:val="ColumnHeading"/>
              <w:spacing w:after="0"/>
              <w:jc w:val="center"/>
              <w:rPr>
                <w:b w:val="0"/>
                <w:sz w:val="21"/>
                <w:szCs w:val="21"/>
              </w:rPr>
            </w:pPr>
            <w:r w:rsidRPr="00FD5BF9">
              <w:rPr>
                <w:b w:val="0"/>
                <w:sz w:val="21"/>
                <w:szCs w:val="21"/>
              </w:rPr>
              <w:t>阴性对照组</w:t>
            </w:r>
          </w:p>
        </w:tc>
        <w:tc>
          <w:tcPr>
            <w:tcW w:w="547" w:type="pct"/>
            <w:vAlign w:val="center"/>
          </w:tcPr>
          <w:p w14:paraId="304BE0E5" w14:textId="77777777" w:rsidR="00174BBD" w:rsidRPr="00FD5BF9" w:rsidRDefault="00174BBD" w:rsidP="00174BBD">
            <w:pPr>
              <w:widowControl w:val="0"/>
              <w:jc w:val="center"/>
              <w:rPr>
                <w:rFonts w:ascii="Times New Roman" w:hAnsi="Times New Roman"/>
                <w:sz w:val="21"/>
                <w:szCs w:val="21"/>
                <w:lang w:eastAsia="zh-CN"/>
              </w:rPr>
            </w:pPr>
            <w:r w:rsidRPr="00FD5BF9">
              <w:rPr>
                <w:rFonts w:ascii="Times New Roman" w:hAnsi="Times New Roman"/>
                <w:sz w:val="21"/>
                <w:szCs w:val="21"/>
                <w:lang w:eastAsia="zh-CN"/>
              </w:rPr>
              <w:t>0</w:t>
            </w:r>
          </w:p>
        </w:tc>
        <w:tc>
          <w:tcPr>
            <w:tcW w:w="548" w:type="pct"/>
            <w:vAlign w:val="center"/>
          </w:tcPr>
          <w:p w14:paraId="69FF6E7B" w14:textId="77777777" w:rsidR="00174BBD" w:rsidRPr="00FD5BF9" w:rsidRDefault="00174BBD" w:rsidP="00174BBD">
            <w:pPr>
              <w:widowControl w:val="0"/>
              <w:jc w:val="center"/>
              <w:rPr>
                <w:rFonts w:ascii="Times New Roman" w:hAnsi="Times New Roman"/>
                <w:sz w:val="21"/>
                <w:szCs w:val="21"/>
                <w:lang w:eastAsia="zh-CN"/>
              </w:rPr>
            </w:pPr>
            <w:r w:rsidRPr="00FD5BF9">
              <w:rPr>
                <w:rFonts w:ascii="Times New Roman" w:hAnsi="Times New Roman"/>
                <w:sz w:val="21"/>
                <w:szCs w:val="21"/>
                <w:lang w:eastAsia="zh-CN"/>
              </w:rPr>
              <w:t>0</w:t>
            </w:r>
          </w:p>
        </w:tc>
        <w:tc>
          <w:tcPr>
            <w:tcW w:w="704" w:type="pct"/>
            <w:vAlign w:val="center"/>
          </w:tcPr>
          <w:p w14:paraId="073E54DB" w14:textId="178F850B" w:rsidR="00174BBD" w:rsidRPr="00FD5BF9" w:rsidRDefault="00174BBD" w:rsidP="001D2A4A">
            <w:pPr>
              <w:jc w:val="center"/>
              <w:rPr>
                <w:rFonts w:ascii="Times New Roman" w:hAnsi="Times New Roman"/>
                <w:sz w:val="21"/>
                <w:szCs w:val="21"/>
                <w:lang w:eastAsia="zh-CN"/>
              </w:rPr>
            </w:pPr>
            <w:r w:rsidRPr="00FD5BF9">
              <w:rPr>
                <w:rFonts w:ascii="Times New Roman" w:hAnsi="Times New Roman"/>
                <w:sz w:val="21"/>
                <w:szCs w:val="21"/>
                <w:lang w:eastAsia="zh-CN"/>
              </w:rPr>
              <w:t>0.5</w:t>
            </w:r>
          </w:p>
        </w:tc>
        <w:tc>
          <w:tcPr>
            <w:tcW w:w="626" w:type="pct"/>
            <w:vAlign w:val="center"/>
          </w:tcPr>
          <w:p w14:paraId="7D4A05CF" w14:textId="70E365B3" w:rsidR="00174BBD" w:rsidRPr="00FD5BF9" w:rsidRDefault="00174BBD" w:rsidP="001D2A4A">
            <w:pPr>
              <w:widowControl w:val="0"/>
              <w:jc w:val="center"/>
              <w:rPr>
                <w:rFonts w:ascii="Times New Roman" w:hAnsi="Times New Roman"/>
                <w:sz w:val="21"/>
                <w:szCs w:val="21"/>
                <w:lang w:eastAsia="zh-CN"/>
              </w:rPr>
            </w:pPr>
            <w:r w:rsidRPr="00FD5BF9">
              <w:rPr>
                <w:rFonts w:ascii="Times New Roman" w:hAnsi="Times New Roman"/>
                <w:sz w:val="21"/>
                <w:szCs w:val="21"/>
                <w:lang w:eastAsia="zh-CN"/>
              </w:rPr>
              <w:t>1.0</w:t>
            </w:r>
          </w:p>
        </w:tc>
        <w:tc>
          <w:tcPr>
            <w:tcW w:w="428" w:type="pct"/>
            <w:vAlign w:val="center"/>
          </w:tcPr>
          <w:p w14:paraId="1BCDD581" w14:textId="77777777" w:rsidR="00174BBD" w:rsidRPr="00FD5BF9" w:rsidRDefault="00174BBD" w:rsidP="00174BBD">
            <w:pPr>
              <w:widowControl w:val="0"/>
              <w:jc w:val="center"/>
              <w:rPr>
                <w:rFonts w:ascii="Times New Roman" w:hAnsi="Times New Roman"/>
                <w:sz w:val="21"/>
                <w:szCs w:val="21"/>
                <w:lang w:eastAsia="zh-CN"/>
              </w:rPr>
            </w:pPr>
            <w:r w:rsidRPr="00FD5BF9">
              <w:rPr>
                <w:rFonts w:ascii="Times New Roman" w:hAnsi="Times New Roman"/>
                <w:sz w:val="21"/>
                <w:szCs w:val="21"/>
                <w:lang w:eastAsia="zh-CN"/>
              </w:rPr>
              <w:t>0</w:t>
            </w:r>
          </w:p>
        </w:tc>
        <w:tc>
          <w:tcPr>
            <w:tcW w:w="428" w:type="pct"/>
            <w:vAlign w:val="center"/>
          </w:tcPr>
          <w:p w14:paraId="428480B8" w14:textId="77777777" w:rsidR="00174BBD" w:rsidRPr="00FD5BF9" w:rsidRDefault="00174BBD" w:rsidP="00174BBD">
            <w:pPr>
              <w:widowControl w:val="0"/>
              <w:jc w:val="center"/>
              <w:rPr>
                <w:rFonts w:ascii="Times New Roman" w:hAnsi="Times New Roman"/>
                <w:sz w:val="21"/>
                <w:szCs w:val="21"/>
                <w:lang w:eastAsia="zh-CN"/>
              </w:rPr>
            </w:pPr>
            <w:r w:rsidRPr="00FD5BF9">
              <w:rPr>
                <w:rFonts w:ascii="Times New Roman" w:hAnsi="Times New Roman"/>
                <w:sz w:val="21"/>
                <w:szCs w:val="21"/>
                <w:lang w:eastAsia="zh-CN"/>
              </w:rPr>
              <w:t>0</w:t>
            </w:r>
          </w:p>
        </w:tc>
      </w:tr>
      <w:tr w:rsidR="00174BBD" w:rsidRPr="00FD5BF9" w14:paraId="083E0D0B" w14:textId="77777777" w:rsidTr="00ED2877">
        <w:trPr>
          <w:trHeight w:val="340"/>
        </w:trPr>
        <w:tc>
          <w:tcPr>
            <w:tcW w:w="369" w:type="pct"/>
            <w:vAlign w:val="center"/>
          </w:tcPr>
          <w:p w14:paraId="024A8B13" w14:textId="77777777" w:rsidR="002B1E1A" w:rsidRPr="00FD5BF9" w:rsidRDefault="002B1E1A" w:rsidP="00174BBD">
            <w:pPr>
              <w:jc w:val="center"/>
              <w:rPr>
                <w:rFonts w:ascii="Times New Roman" w:hAnsi="Times New Roman"/>
                <w:sz w:val="21"/>
                <w:szCs w:val="21"/>
                <w:lang w:eastAsia="zh-CN"/>
              </w:rPr>
            </w:pPr>
            <w:bookmarkStart w:id="154" w:name="_Hlk194947872"/>
            <w:r w:rsidRPr="00FD5BF9">
              <w:rPr>
                <w:rFonts w:ascii="Times New Roman" w:hAnsi="Times New Roman"/>
                <w:sz w:val="21"/>
                <w:szCs w:val="21"/>
                <w:lang w:eastAsia="zh-CN"/>
              </w:rPr>
              <w:t>2</w:t>
            </w:r>
          </w:p>
        </w:tc>
        <w:tc>
          <w:tcPr>
            <w:tcW w:w="1350" w:type="pct"/>
            <w:vAlign w:val="center"/>
          </w:tcPr>
          <w:p w14:paraId="4739AABA" w14:textId="07961B6E" w:rsidR="002B1E1A" w:rsidRPr="00FD5BF9" w:rsidRDefault="002B1E1A" w:rsidP="00174BBD">
            <w:pPr>
              <w:pStyle w:val="ColumnHeading"/>
              <w:spacing w:after="0"/>
              <w:jc w:val="center"/>
              <w:rPr>
                <w:b w:val="0"/>
                <w:sz w:val="21"/>
                <w:szCs w:val="21"/>
                <w:lang w:eastAsia="zh-CN"/>
              </w:rPr>
            </w:pPr>
            <w:r w:rsidRPr="00FD5BF9">
              <w:rPr>
                <w:b w:val="0"/>
                <w:sz w:val="21"/>
                <w:szCs w:val="21"/>
                <w:lang w:eastAsia="zh-CN"/>
              </w:rPr>
              <w:t>低剂量组</w:t>
            </w:r>
          </w:p>
        </w:tc>
        <w:tc>
          <w:tcPr>
            <w:tcW w:w="547" w:type="pct"/>
            <w:vAlign w:val="center"/>
          </w:tcPr>
          <w:p w14:paraId="0A576A40" w14:textId="34A8CE99" w:rsidR="002B1E1A" w:rsidRPr="00FD5BF9" w:rsidRDefault="00474FA5" w:rsidP="00174BBD">
            <w:pPr>
              <w:widowControl w:val="0"/>
              <w:jc w:val="center"/>
              <w:rPr>
                <w:rFonts w:ascii="Times New Roman" w:hAnsi="Times New Roman"/>
                <w:sz w:val="21"/>
                <w:szCs w:val="21"/>
                <w:lang w:eastAsia="zh-CN"/>
              </w:rPr>
            </w:pPr>
            <w:r>
              <w:rPr>
                <w:rFonts w:ascii="Times New Roman" w:hAnsi="Times New Roman"/>
                <w:sz w:val="21"/>
                <w:szCs w:val="21"/>
                <w:lang w:eastAsia="zh-CN"/>
              </w:rPr>
              <w:t>7</w:t>
            </w:r>
            <w:r w:rsidR="003205D9">
              <w:rPr>
                <w:rFonts w:ascii="Times New Roman" w:hAnsi="Times New Roman"/>
                <w:sz w:val="21"/>
                <w:szCs w:val="21"/>
                <w:lang w:eastAsia="zh-CN"/>
              </w:rPr>
              <w:t>.5</w:t>
            </w:r>
          </w:p>
        </w:tc>
        <w:tc>
          <w:tcPr>
            <w:tcW w:w="548" w:type="pct"/>
            <w:vAlign w:val="center"/>
          </w:tcPr>
          <w:p w14:paraId="5693C0F6" w14:textId="42520A35" w:rsidR="002B1E1A" w:rsidRPr="00FD5BF9" w:rsidRDefault="00474FA5" w:rsidP="00174BBD">
            <w:pPr>
              <w:widowControl w:val="0"/>
              <w:jc w:val="center"/>
              <w:rPr>
                <w:rFonts w:ascii="Times New Roman" w:hAnsi="Times New Roman"/>
                <w:sz w:val="21"/>
                <w:szCs w:val="21"/>
                <w:lang w:eastAsia="zh-CN"/>
              </w:rPr>
            </w:pPr>
            <w:r>
              <w:rPr>
                <w:rFonts w:ascii="Times New Roman" w:hAnsi="Times New Roman"/>
                <w:sz w:val="21"/>
                <w:szCs w:val="21"/>
                <w:lang w:eastAsia="zh-CN"/>
              </w:rPr>
              <w:t>15</w:t>
            </w:r>
          </w:p>
        </w:tc>
        <w:tc>
          <w:tcPr>
            <w:tcW w:w="704" w:type="pct"/>
            <w:vAlign w:val="center"/>
          </w:tcPr>
          <w:p w14:paraId="7D5E818B" w14:textId="44E07A35" w:rsidR="002B1E1A" w:rsidRPr="00FD5BF9" w:rsidRDefault="002B1E1A" w:rsidP="001D2A4A">
            <w:pPr>
              <w:jc w:val="center"/>
              <w:rPr>
                <w:rFonts w:ascii="Times New Roman" w:hAnsi="Times New Roman"/>
                <w:sz w:val="21"/>
                <w:szCs w:val="21"/>
                <w:lang w:eastAsia="zh-CN"/>
              </w:rPr>
            </w:pPr>
            <w:r w:rsidRPr="00FD5BF9">
              <w:rPr>
                <w:rFonts w:ascii="Times New Roman" w:hAnsi="Times New Roman"/>
                <w:sz w:val="21"/>
                <w:szCs w:val="21"/>
                <w:lang w:eastAsia="zh-CN"/>
              </w:rPr>
              <w:t>0.</w:t>
            </w:r>
            <w:r w:rsidR="00054796">
              <w:rPr>
                <w:rFonts w:ascii="Times New Roman" w:hAnsi="Times New Roman"/>
                <w:sz w:val="21"/>
                <w:szCs w:val="21"/>
                <w:lang w:eastAsia="zh-CN"/>
              </w:rPr>
              <w:t>2</w:t>
            </w:r>
            <w:r w:rsidRPr="00FD5BF9">
              <w:rPr>
                <w:rFonts w:ascii="Times New Roman" w:hAnsi="Times New Roman"/>
                <w:sz w:val="21"/>
                <w:szCs w:val="21"/>
                <w:lang w:eastAsia="zh-CN"/>
              </w:rPr>
              <w:t>5</w:t>
            </w:r>
          </w:p>
        </w:tc>
        <w:tc>
          <w:tcPr>
            <w:tcW w:w="626" w:type="pct"/>
            <w:vAlign w:val="center"/>
          </w:tcPr>
          <w:p w14:paraId="2D9CAC15" w14:textId="6885D4CC" w:rsidR="002B1E1A" w:rsidRPr="00FD5BF9" w:rsidRDefault="00054796" w:rsidP="001D2A4A">
            <w:pPr>
              <w:widowControl w:val="0"/>
              <w:jc w:val="center"/>
              <w:rPr>
                <w:rFonts w:ascii="Times New Roman" w:hAnsi="Times New Roman"/>
                <w:sz w:val="21"/>
                <w:szCs w:val="21"/>
                <w:lang w:eastAsia="zh-CN"/>
              </w:rPr>
            </w:pPr>
            <w:r>
              <w:rPr>
                <w:rFonts w:ascii="Times New Roman" w:hAnsi="Times New Roman"/>
                <w:sz w:val="21"/>
                <w:szCs w:val="21"/>
                <w:lang w:eastAsia="zh-CN"/>
              </w:rPr>
              <w:t>0.5</w:t>
            </w:r>
          </w:p>
        </w:tc>
        <w:tc>
          <w:tcPr>
            <w:tcW w:w="428" w:type="pct"/>
            <w:vAlign w:val="center"/>
          </w:tcPr>
          <w:p w14:paraId="6E825B65" w14:textId="5C611194" w:rsidR="002B1E1A" w:rsidRPr="00FD5BF9" w:rsidRDefault="00054796" w:rsidP="00174BBD">
            <w:pPr>
              <w:widowControl w:val="0"/>
              <w:jc w:val="center"/>
              <w:rPr>
                <w:rFonts w:ascii="Times New Roman" w:hAnsi="Times New Roman"/>
                <w:sz w:val="21"/>
                <w:szCs w:val="21"/>
                <w:lang w:eastAsia="zh-CN"/>
              </w:rPr>
            </w:pPr>
            <w:r>
              <w:rPr>
                <w:rFonts w:ascii="Times New Roman" w:hAnsi="Times New Roman"/>
                <w:sz w:val="21"/>
                <w:szCs w:val="21"/>
                <w:lang w:eastAsia="zh-CN"/>
              </w:rPr>
              <w:t>30</w:t>
            </w:r>
          </w:p>
        </w:tc>
        <w:tc>
          <w:tcPr>
            <w:tcW w:w="428" w:type="pct"/>
            <w:vAlign w:val="center"/>
          </w:tcPr>
          <w:p w14:paraId="19F9339F" w14:textId="31CD9EC2" w:rsidR="002B1E1A" w:rsidRPr="00FD5BF9" w:rsidRDefault="00054796" w:rsidP="00174BBD">
            <w:pPr>
              <w:widowControl w:val="0"/>
              <w:jc w:val="center"/>
              <w:rPr>
                <w:rFonts w:ascii="Times New Roman" w:hAnsi="Times New Roman"/>
                <w:sz w:val="21"/>
                <w:szCs w:val="21"/>
                <w:lang w:eastAsia="zh-CN"/>
              </w:rPr>
            </w:pPr>
            <w:r>
              <w:rPr>
                <w:rFonts w:ascii="Times New Roman" w:hAnsi="Times New Roman"/>
                <w:sz w:val="21"/>
                <w:szCs w:val="21"/>
                <w:lang w:eastAsia="zh-CN"/>
              </w:rPr>
              <w:t>30</w:t>
            </w:r>
          </w:p>
        </w:tc>
      </w:tr>
      <w:tr w:rsidR="00174BBD" w:rsidRPr="00FD5BF9" w14:paraId="419D78C2" w14:textId="77777777" w:rsidTr="00ED2877">
        <w:trPr>
          <w:trHeight w:val="340"/>
        </w:trPr>
        <w:tc>
          <w:tcPr>
            <w:tcW w:w="369" w:type="pct"/>
            <w:vAlign w:val="center"/>
          </w:tcPr>
          <w:p w14:paraId="4F870DE7" w14:textId="77777777" w:rsidR="00174BBD" w:rsidRPr="00FD5BF9" w:rsidRDefault="00174BBD" w:rsidP="00174BBD">
            <w:pPr>
              <w:jc w:val="center"/>
              <w:rPr>
                <w:rFonts w:ascii="Times New Roman" w:hAnsi="Times New Roman"/>
                <w:sz w:val="21"/>
                <w:szCs w:val="21"/>
                <w:lang w:eastAsia="zh-CN"/>
              </w:rPr>
            </w:pPr>
            <w:r w:rsidRPr="00FD5BF9">
              <w:rPr>
                <w:rFonts w:ascii="Times New Roman" w:hAnsi="Times New Roman"/>
                <w:sz w:val="21"/>
                <w:szCs w:val="21"/>
                <w:lang w:eastAsia="zh-CN"/>
              </w:rPr>
              <w:t>3</w:t>
            </w:r>
          </w:p>
        </w:tc>
        <w:tc>
          <w:tcPr>
            <w:tcW w:w="1350" w:type="pct"/>
            <w:vAlign w:val="center"/>
          </w:tcPr>
          <w:p w14:paraId="5E05278C" w14:textId="24A71225" w:rsidR="00174BBD" w:rsidRPr="00FD5BF9" w:rsidRDefault="00174BBD" w:rsidP="00174BBD">
            <w:pPr>
              <w:pStyle w:val="ColumnHeading"/>
              <w:spacing w:after="0"/>
              <w:jc w:val="center"/>
              <w:rPr>
                <w:b w:val="0"/>
                <w:sz w:val="21"/>
                <w:szCs w:val="21"/>
                <w:lang w:eastAsia="zh-CN"/>
              </w:rPr>
            </w:pPr>
            <w:r w:rsidRPr="00FD5BF9">
              <w:rPr>
                <w:b w:val="0"/>
                <w:sz w:val="21"/>
                <w:szCs w:val="21"/>
              </w:rPr>
              <w:t>高剂量组</w:t>
            </w:r>
          </w:p>
        </w:tc>
        <w:tc>
          <w:tcPr>
            <w:tcW w:w="547" w:type="pct"/>
            <w:vAlign w:val="center"/>
          </w:tcPr>
          <w:p w14:paraId="06CB0399" w14:textId="1B4F41AF" w:rsidR="00174BBD" w:rsidRPr="00FD5BF9" w:rsidRDefault="00474FA5" w:rsidP="00174BBD">
            <w:pPr>
              <w:widowControl w:val="0"/>
              <w:jc w:val="center"/>
              <w:rPr>
                <w:rFonts w:ascii="Times New Roman" w:hAnsi="Times New Roman"/>
                <w:sz w:val="21"/>
                <w:szCs w:val="21"/>
                <w:lang w:eastAsia="zh-CN"/>
              </w:rPr>
            </w:pPr>
            <w:r>
              <w:rPr>
                <w:rFonts w:ascii="Times New Roman" w:hAnsi="Times New Roman"/>
                <w:sz w:val="21"/>
                <w:szCs w:val="21"/>
                <w:lang w:eastAsia="zh-CN"/>
              </w:rPr>
              <w:t>15</w:t>
            </w:r>
          </w:p>
        </w:tc>
        <w:tc>
          <w:tcPr>
            <w:tcW w:w="548" w:type="pct"/>
            <w:vAlign w:val="center"/>
          </w:tcPr>
          <w:p w14:paraId="3555C0FA" w14:textId="7ED80611" w:rsidR="00174BBD" w:rsidRPr="00FD5BF9" w:rsidRDefault="00474FA5" w:rsidP="00174BBD">
            <w:pPr>
              <w:widowControl w:val="0"/>
              <w:jc w:val="center"/>
              <w:rPr>
                <w:rFonts w:ascii="Times New Roman" w:hAnsi="Times New Roman"/>
                <w:sz w:val="21"/>
                <w:szCs w:val="21"/>
                <w:lang w:eastAsia="zh-CN"/>
              </w:rPr>
            </w:pPr>
            <w:r>
              <w:rPr>
                <w:rFonts w:ascii="Times New Roman" w:hAnsi="Times New Roman"/>
                <w:sz w:val="21"/>
                <w:szCs w:val="21"/>
                <w:lang w:eastAsia="zh-CN"/>
              </w:rPr>
              <w:t>30</w:t>
            </w:r>
          </w:p>
        </w:tc>
        <w:tc>
          <w:tcPr>
            <w:tcW w:w="704" w:type="pct"/>
            <w:vAlign w:val="center"/>
          </w:tcPr>
          <w:p w14:paraId="35D8F9BB" w14:textId="6C0F92E7" w:rsidR="00174BBD" w:rsidRPr="00FD5BF9" w:rsidRDefault="00174BBD" w:rsidP="001D2A4A">
            <w:pPr>
              <w:jc w:val="center"/>
              <w:rPr>
                <w:rFonts w:ascii="Times New Roman" w:hAnsi="Times New Roman"/>
                <w:sz w:val="21"/>
                <w:szCs w:val="21"/>
                <w:lang w:eastAsia="zh-CN"/>
              </w:rPr>
            </w:pPr>
            <w:r w:rsidRPr="00FD5BF9">
              <w:rPr>
                <w:rFonts w:ascii="Times New Roman" w:hAnsi="Times New Roman"/>
                <w:sz w:val="21"/>
                <w:szCs w:val="21"/>
                <w:lang w:eastAsia="zh-CN"/>
              </w:rPr>
              <w:t>0.5</w:t>
            </w:r>
          </w:p>
        </w:tc>
        <w:tc>
          <w:tcPr>
            <w:tcW w:w="626" w:type="pct"/>
            <w:vAlign w:val="center"/>
          </w:tcPr>
          <w:p w14:paraId="5FF15CA3" w14:textId="55F35C46" w:rsidR="00174BBD" w:rsidRPr="00FD5BF9" w:rsidRDefault="00174BBD" w:rsidP="001D2A4A">
            <w:pPr>
              <w:widowControl w:val="0"/>
              <w:jc w:val="center"/>
              <w:rPr>
                <w:rFonts w:ascii="Times New Roman" w:hAnsi="Times New Roman"/>
                <w:sz w:val="21"/>
                <w:szCs w:val="21"/>
                <w:lang w:eastAsia="zh-CN"/>
              </w:rPr>
            </w:pPr>
            <w:r w:rsidRPr="00FD5BF9">
              <w:rPr>
                <w:rFonts w:ascii="Times New Roman" w:hAnsi="Times New Roman"/>
                <w:sz w:val="21"/>
                <w:szCs w:val="21"/>
                <w:lang w:eastAsia="zh-CN"/>
              </w:rPr>
              <w:t>1.0</w:t>
            </w:r>
          </w:p>
        </w:tc>
        <w:tc>
          <w:tcPr>
            <w:tcW w:w="428" w:type="pct"/>
            <w:vAlign w:val="center"/>
          </w:tcPr>
          <w:p w14:paraId="497BD406" w14:textId="1F88BDBD" w:rsidR="00174BBD" w:rsidRPr="00FD5BF9" w:rsidRDefault="00474FA5" w:rsidP="00174BBD">
            <w:pPr>
              <w:widowControl w:val="0"/>
              <w:jc w:val="center"/>
              <w:rPr>
                <w:rFonts w:ascii="Times New Roman" w:hAnsi="Times New Roman"/>
                <w:sz w:val="21"/>
                <w:szCs w:val="21"/>
                <w:lang w:eastAsia="zh-CN"/>
              </w:rPr>
            </w:pPr>
            <w:r>
              <w:rPr>
                <w:rFonts w:ascii="Times New Roman" w:hAnsi="Times New Roman"/>
                <w:sz w:val="21"/>
                <w:szCs w:val="21"/>
                <w:lang w:eastAsia="zh-CN"/>
              </w:rPr>
              <w:t>30</w:t>
            </w:r>
          </w:p>
        </w:tc>
        <w:tc>
          <w:tcPr>
            <w:tcW w:w="428" w:type="pct"/>
            <w:vAlign w:val="center"/>
          </w:tcPr>
          <w:p w14:paraId="2E81B8DB" w14:textId="5BEBF8EC" w:rsidR="00174BBD" w:rsidRPr="00FD5BF9" w:rsidRDefault="00474FA5" w:rsidP="00174BBD">
            <w:pPr>
              <w:widowControl w:val="0"/>
              <w:jc w:val="center"/>
              <w:rPr>
                <w:rFonts w:ascii="Times New Roman" w:hAnsi="Times New Roman"/>
                <w:sz w:val="21"/>
                <w:szCs w:val="21"/>
                <w:lang w:eastAsia="zh-CN"/>
              </w:rPr>
            </w:pPr>
            <w:r>
              <w:rPr>
                <w:rFonts w:ascii="Times New Roman" w:hAnsi="Times New Roman"/>
                <w:sz w:val="21"/>
                <w:szCs w:val="21"/>
                <w:lang w:eastAsia="zh-CN"/>
              </w:rPr>
              <w:t>30</w:t>
            </w:r>
          </w:p>
        </w:tc>
      </w:tr>
      <w:bookmarkEnd w:id="154"/>
      <w:tr w:rsidR="00174BBD" w:rsidRPr="00FD5BF9" w14:paraId="4FF73C4D" w14:textId="77777777" w:rsidTr="00ED2877">
        <w:trPr>
          <w:trHeight w:val="340"/>
        </w:trPr>
        <w:tc>
          <w:tcPr>
            <w:tcW w:w="369" w:type="pct"/>
            <w:vAlign w:val="center"/>
          </w:tcPr>
          <w:p w14:paraId="512E8417" w14:textId="77777777" w:rsidR="002B1E1A" w:rsidRPr="00FD5BF9" w:rsidRDefault="002B1E1A" w:rsidP="00174BBD">
            <w:pPr>
              <w:jc w:val="center"/>
              <w:rPr>
                <w:rFonts w:ascii="Times New Roman" w:hAnsi="Times New Roman"/>
                <w:sz w:val="21"/>
                <w:szCs w:val="21"/>
                <w:lang w:eastAsia="zh-CN"/>
              </w:rPr>
            </w:pPr>
            <w:r w:rsidRPr="00FD5BF9">
              <w:rPr>
                <w:rFonts w:ascii="Times New Roman" w:hAnsi="Times New Roman"/>
                <w:sz w:val="21"/>
                <w:szCs w:val="21"/>
                <w:lang w:eastAsia="zh-CN"/>
              </w:rPr>
              <w:t>4</w:t>
            </w:r>
          </w:p>
        </w:tc>
        <w:tc>
          <w:tcPr>
            <w:tcW w:w="1350" w:type="pct"/>
            <w:vAlign w:val="center"/>
          </w:tcPr>
          <w:p w14:paraId="6DA5FFCC" w14:textId="31CB2329" w:rsidR="002B1E1A" w:rsidRPr="00FD5BF9" w:rsidRDefault="002B1E1A" w:rsidP="00174BBD">
            <w:pPr>
              <w:pStyle w:val="ColumnHeading"/>
              <w:spacing w:after="0"/>
              <w:jc w:val="center"/>
              <w:rPr>
                <w:b w:val="0"/>
                <w:sz w:val="21"/>
                <w:szCs w:val="21"/>
              </w:rPr>
            </w:pPr>
            <w:r w:rsidRPr="00FD5BF9">
              <w:rPr>
                <w:b w:val="0"/>
                <w:sz w:val="21"/>
                <w:szCs w:val="21"/>
              </w:rPr>
              <w:t>阳性对照组</w:t>
            </w:r>
          </w:p>
        </w:tc>
        <w:tc>
          <w:tcPr>
            <w:tcW w:w="547" w:type="pct"/>
            <w:vAlign w:val="center"/>
          </w:tcPr>
          <w:p w14:paraId="14532894" w14:textId="77777777" w:rsidR="002B1E1A" w:rsidRPr="00FD5BF9" w:rsidRDefault="002B1E1A" w:rsidP="00174BBD">
            <w:pPr>
              <w:widowControl w:val="0"/>
              <w:jc w:val="center"/>
              <w:rPr>
                <w:rFonts w:ascii="Times New Roman" w:hAnsi="Times New Roman"/>
                <w:sz w:val="21"/>
                <w:szCs w:val="21"/>
                <w:lang w:eastAsia="zh-CN"/>
              </w:rPr>
            </w:pPr>
            <w:r w:rsidRPr="00FD5BF9">
              <w:rPr>
                <w:rFonts w:ascii="Times New Roman" w:hAnsi="Times New Roman"/>
                <w:sz w:val="21"/>
                <w:szCs w:val="21"/>
                <w:lang w:eastAsia="zh-CN"/>
              </w:rPr>
              <w:t>2</w:t>
            </w:r>
          </w:p>
        </w:tc>
        <w:tc>
          <w:tcPr>
            <w:tcW w:w="548" w:type="pct"/>
            <w:vAlign w:val="center"/>
          </w:tcPr>
          <w:p w14:paraId="55487155" w14:textId="77777777" w:rsidR="002B1E1A" w:rsidRPr="00FD5BF9" w:rsidRDefault="002B1E1A" w:rsidP="00174BBD">
            <w:pPr>
              <w:widowControl w:val="0"/>
              <w:jc w:val="center"/>
              <w:rPr>
                <w:rFonts w:ascii="Times New Roman" w:hAnsi="Times New Roman"/>
                <w:sz w:val="21"/>
                <w:szCs w:val="21"/>
                <w:lang w:eastAsia="zh-CN"/>
              </w:rPr>
            </w:pPr>
            <w:r w:rsidRPr="00FD5BF9">
              <w:rPr>
                <w:rFonts w:ascii="Times New Roman" w:hAnsi="Times New Roman"/>
                <w:sz w:val="21"/>
                <w:szCs w:val="21"/>
                <w:lang w:eastAsia="zh-CN"/>
              </w:rPr>
              <w:t>4</w:t>
            </w:r>
          </w:p>
        </w:tc>
        <w:tc>
          <w:tcPr>
            <w:tcW w:w="704" w:type="pct"/>
            <w:vAlign w:val="center"/>
          </w:tcPr>
          <w:p w14:paraId="5730B33A" w14:textId="77777777" w:rsidR="002B1E1A" w:rsidRPr="00FD5BF9" w:rsidRDefault="002B1E1A" w:rsidP="00174BBD">
            <w:pPr>
              <w:jc w:val="center"/>
              <w:rPr>
                <w:rFonts w:ascii="Times New Roman" w:hAnsi="Times New Roman"/>
                <w:sz w:val="21"/>
                <w:szCs w:val="21"/>
                <w:lang w:eastAsia="zh-CN"/>
              </w:rPr>
            </w:pPr>
            <w:r w:rsidRPr="00FD5BF9">
              <w:rPr>
                <w:rFonts w:ascii="Times New Roman" w:hAnsi="Times New Roman"/>
                <w:sz w:val="21"/>
                <w:szCs w:val="21"/>
                <w:lang w:eastAsia="zh-CN"/>
              </w:rPr>
              <w:t>0.5 mL/</w:t>
            </w:r>
            <w:r w:rsidRPr="00FD5BF9">
              <w:rPr>
                <w:rFonts w:ascii="Times New Roman" w:hAnsi="Times New Roman"/>
                <w:sz w:val="21"/>
                <w:szCs w:val="21"/>
                <w:lang w:eastAsia="zh-CN"/>
              </w:rPr>
              <w:t>只</w:t>
            </w:r>
          </w:p>
        </w:tc>
        <w:tc>
          <w:tcPr>
            <w:tcW w:w="626" w:type="pct"/>
            <w:vAlign w:val="center"/>
          </w:tcPr>
          <w:p w14:paraId="0258A0C0" w14:textId="77777777" w:rsidR="002B1E1A" w:rsidRPr="00FD5BF9" w:rsidRDefault="002B1E1A" w:rsidP="00174BBD">
            <w:pPr>
              <w:widowControl w:val="0"/>
              <w:jc w:val="center"/>
              <w:rPr>
                <w:rFonts w:ascii="Times New Roman" w:hAnsi="Times New Roman"/>
                <w:sz w:val="21"/>
                <w:szCs w:val="21"/>
                <w:lang w:eastAsia="zh-CN"/>
              </w:rPr>
            </w:pPr>
            <w:r w:rsidRPr="00FD5BF9">
              <w:rPr>
                <w:rFonts w:ascii="Times New Roman" w:hAnsi="Times New Roman"/>
                <w:sz w:val="21"/>
                <w:szCs w:val="21"/>
                <w:lang w:eastAsia="zh-CN"/>
              </w:rPr>
              <w:t>1.0 mL/</w:t>
            </w:r>
            <w:r w:rsidRPr="00FD5BF9">
              <w:rPr>
                <w:rFonts w:ascii="Times New Roman" w:hAnsi="Times New Roman"/>
                <w:sz w:val="21"/>
                <w:szCs w:val="21"/>
                <w:lang w:eastAsia="zh-CN"/>
              </w:rPr>
              <w:t>只</w:t>
            </w:r>
          </w:p>
        </w:tc>
        <w:tc>
          <w:tcPr>
            <w:tcW w:w="428" w:type="pct"/>
            <w:vAlign w:val="center"/>
          </w:tcPr>
          <w:p w14:paraId="1D1B8FB6" w14:textId="77777777" w:rsidR="002B1E1A" w:rsidRPr="00FD5BF9" w:rsidRDefault="002B1E1A" w:rsidP="00174BBD">
            <w:pPr>
              <w:widowControl w:val="0"/>
              <w:jc w:val="center"/>
              <w:rPr>
                <w:rFonts w:ascii="Times New Roman" w:hAnsi="Times New Roman"/>
                <w:sz w:val="21"/>
                <w:szCs w:val="21"/>
                <w:lang w:eastAsia="zh-CN"/>
              </w:rPr>
            </w:pPr>
            <w:r w:rsidRPr="00FD5BF9">
              <w:rPr>
                <w:rFonts w:ascii="Times New Roman" w:hAnsi="Times New Roman"/>
                <w:sz w:val="21"/>
                <w:szCs w:val="21"/>
                <w:lang w:eastAsia="zh-CN"/>
              </w:rPr>
              <w:t>4</w:t>
            </w:r>
          </w:p>
        </w:tc>
        <w:tc>
          <w:tcPr>
            <w:tcW w:w="428" w:type="pct"/>
            <w:vAlign w:val="center"/>
          </w:tcPr>
          <w:p w14:paraId="4565082B" w14:textId="77777777" w:rsidR="002B1E1A" w:rsidRPr="00FD5BF9" w:rsidRDefault="002B1E1A" w:rsidP="00174BBD">
            <w:pPr>
              <w:widowControl w:val="0"/>
              <w:jc w:val="center"/>
              <w:rPr>
                <w:rFonts w:ascii="Times New Roman" w:hAnsi="Times New Roman"/>
                <w:sz w:val="21"/>
                <w:szCs w:val="21"/>
                <w:lang w:eastAsia="zh-CN"/>
              </w:rPr>
            </w:pPr>
            <w:r w:rsidRPr="00FD5BF9">
              <w:rPr>
                <w:rFonts w:ascii="Times New Roman" w:hAnsi="Times New Roman"/>
                <w:sz w:val="21"/>
                <w:szCs w:val="21"/>
                <w:lang w:eastAsia="zh-CN"/>
              </w:rPr>
              <w:t>4</w:t>
            </w:r>
          </w:p>
        </w:tc>
      </w:tr>
    </w:tbl>
    <w:p w14:paraId="364EFBD7" w14:textId="77777777" w:rsidR="00EA70DD" w:rsidRPr="00CB0BBF" w:rsidRDefault="00A42C0E">
      <w:pPr>
        <w:pStyle w:val="Bullet"/>
        <w:widowControl w:val="0"/>
        <w:numPr>
          <w:ilvl w:val="0"/>
          <w:numId w:val="8"/>
        </w:numPr>
        <w:tabs>
          <w:tab w:val="left" w:pos="432"/>
          <w:tab w:val="left" w:pos="840"/>
          <w:tab w:val="left" w:pos="2880"/>
        </w:tabs>
        <w:adjustRightInd w:val="0"/>
        <w:spacing w:beforeLines="100" w:before="312" w:line="360" w:lineRule="auto"/>
        <w:outlineLvl w:val="0"/>
        <w:rPr>
          <w:b/>
          <w:sz w:val="28"/>
          <w:szCs w:val="28"/>
          <w:lang w:eastAsia="zh-CN"/>
        </w:rPr>
      </w:pPr>
      <w:bookmarkStart w:id="155" w:name="_Toc22627152"/>
      <w:bookmarkStart w:id="156" w:name="_Toc22626338"/>
      <w:bookmarkStart w:id="157" w:name="_Toc207615338"/>
      <w:r w:rsidRPr="00CB0BBF">
        <w:rPr>
          <w:b/>
          <w:sz w:val="28"/>
          <w:szCs w:val="28"/>
          <w:lang w:eastAsia="zh-CN"/>
        </w:rPr>
        <w:t>试验方法</w:t>
      </w:r>
      <w:bookmarkEnd w:id="155"/>
      <w:bookmarkEnd w:id="156"/>
      <w:bookmarkEnd w:id="157"/>
    </w:p>
    <w:p w14:paraId="0F20425F" w14:textId="77777777" w:rsidR="00EA70DD" w:rsidRPr="00CB0BBF" w:rsidRDefault="00A42C0E">
      <w:pPr>
        <w:pStyle w:val="Bullet"/>
        <w:widowControl w:val="0"/>
        <w:numPr>
          <w:ilvl w:val="1"/>
          <w:numId w:val="9"/>
        </w:numPr>
        <w:tabs>
          <w:tab w:val="clear" w:pos="900"/>
          <w:tab w:val="left" w:pos="576"/>
          <w:tab w:val="left" w:pos="2880"/>
        </w:tabs>
        <w:adjustRightInd w:val="0"/>
        <w:spacing w:line="360" w:lineRule="auto"/>
        <w:ind w:left="578" w:hanging="578"/>
        <w:outlineLvl w:val="1"/>
        <w:rPr>
          <w:b/>
          <w:szCs w:val="24"/>
          <w:lang w:eastAsia="zh-CN"/>
        </w:rPr>
      </w:pPr>
      <w:bookmarkStart w:id="158" w:name="_Toc22626339"/>
      <w:bookmarkStart w:id="159" w:name="_Toc22627153"/>
      <w:bookmarkStart w:id="160" w:name="_Toc207615339"/>
      <w:r w:rsidRPr="00CB0BBF">
        <w:rPr>
          <w:b/>
          <w:szCs w:val="24"/>
          <w:lang w:eastAsia="zh-CN"/>
        </w:rPr>
        <w:t>给药</w:t>
      </w:r>
      <w:bookmarkEnd w:id="158"/>
      <w:bookmarkEnd w:id="159"/>
      <w:bookmarkEnd w:id="160"/>
    </w:p>
    <w:p w14:paraId="639EF320" w14:textId="7C15338D" w:rsidR="00EA70DD" w:rsidRPr="00CB0BBF" w:rsidRDefault="00A42C0E">
      <w:pPr>
        <w:pStyle w:val="Bullet"/>
        <w:widowControl w:val="0"/>
        <w:numPr>
          <w:ilvl w:val="2"/>
          <w:numId w:val="10"/>
        </w:numPr>
        <w:tabs>
          <w:tab w:val="left" w:pos="2880"/>
        </w:tabs>
        <w:adjustRightInd w:val="0"/>
        <w:spacing w:line="360" w:lineRule="auto"/>
        <w:ind w:left="0" w:firstLine="0"/>
        <w:outlineLvl w:val="2"/>
        <w:rPr>
          <w:b/>
          <w:szCs w:val="24"/>
          <w:lang w:eastAsia="zh-CN"/>
        </w:rPr>
      </w:pPr>
      <w:bookmarkStart w:id="161" w:name="_Toc22626340"/>
      <w:bookmarkStart w:id="162" w:name="_Toc22627154"/>
      <w:bookmarkStart w:id="163" w:name="_Toc207615340"/>
      <w:r w:rsidRPr="00CB0BBF">
        <w:rPr>
          <w:b/>
          <w:szCs w:val="24"/>
          <w:lang w:eastAsia="zh-CN"/>
        </w:rPr>
        <w:t>致敏</w:t>
      </w:r>
      <w:r w:rsidR="00035D01">
        <w:rPr>
          <w:b/>
          <w:szCs w:val="24"/>
          <w:lang w:eastAsia="zh-CN"/>
        </w:rPr>
        <w:t>和激发</w:t>
      </w:r>
      <w:r w:rsidRPr="00CB0BBF">
        <w:rPr>
          <w:b/>
          <w:szCs w:val="24"/>
          <w:lang w:eastAsia="zh-CN"/>
        </w:rPr>
        <w:t>给药途径及选择理由</w:t>
      </w:r>
      <w:bookmarkEnd w:id="161"/>
      <w:bookmarkEnd w:id="162"/>
      <w:bookmarkEnd w:id="163"/>
    </w:p>
    <w:p w14:paraId="63E210CD" w14:textId="2E16D40C" w:rsidR="00EA70DD" w:rsidRPr="00CB0BBF" w:rsidRDefault="00A42C0E">
      <w:pPr>
        <w:pStyle w:val="Bullet"/>
        <w:widowControl w:val="0"/>
        <w:tabs>
          <w:tab w:val="clear" w:pos="720"/>
          <w:tab w:val="left" w:pos="1260"/>
          <w:tab w:val="left" w:pos="2880"/>
        </w:tabs>
        <w:adjustRightInd w:val="0"/>
        <w:spacing w:line="360" w:lineRule="auto"/>
        <w:ind w:left="0" w:firstLineChars="200" w:firstLine="480"/>
        <w:rPr>
          <w:szCs w:val="24"/>
          <w:lang w:eastAsia="zh-CN"/>
        </w:rPr>
      </w:pPr>
      <w:r w:rsidRPr="00CB0BBF">
        <w:rPr>
          <w:szCs w:val="24"/>
          <w:lang w:eastAsia="zh-CN"/>
        </w:rPr>
        <w:t>致敏途径：</w:t>
      </w:r>
      <w:r w:rsidR="005E7671" w:rsidRPr="00FB7AE1">
        <w:rPr>
          <w:szCs w:val="24"/>
          <w:lang w:eastAsia="zh-CN"/>
        </w:rPr>
        <w:t>腹腔注射</w:t>
      </w:r>
    </w:p>
    <w:p w14:paraId="72AB842D" w14:textId="682BCA95" w:rsidR="00EA70DD" w:rsidRPr="00CB0BBF" w:rsidRDefault="00A42C0E">
      <w:pPr>
        <w:pStyle w:val="Bullet"/>
        <w:widowControl w:val="0"/>
        <w:tabs>
          <w:tab w:val="clear" w:pos="720"/>
          <w:tab w:val="left" w:pos="1260"/>
          <w:tab w:val="left" w:pos="2880"/>
        </w:tabs>
        <w:adjustRightInd w:val="0"/>
        <w:spacing w:line="360" w:lineRule="auto"/>
        <w:ind w:left="0" w:firstLineChars="200" w:firstLine="480"/>
        <w:rPr>
          <w:szCs w:val="24"/>
          <w:lang w:eastAsia="zh-CN"/>
        </w:rPr>
      </w:pPr>
      <w:r w:rsidRPr="00CB0BBF">
        <w:rPr>
          <w:szCs w:val="24"/>
          <w:lang w:eastAsia="zh-CN"/>
        </w:rPr>
        <w:t>激发途径：</w:t>
      </w:r>
      <w:r w:rsidR="005E7671" w:rsidRPr="00FB7AE1">
        <w:rPr>
          <w:szCs w:val="24"/>
          <w:lang w:eastAsia="zh-CN"/>
        </w:rPr>
        <w:t>足背静脉注射</w:t>
      </w:r>
    </w:p>
    <w:p w14:paraId="38FAAE48" w14:textId="77777777" w:rsidR="00EA70DD" w:rsidRPr="00CB0BBF" w:rsidRDefault="00A42C0E">
      <w:pPr>
        <w:pStyle w:val="Bullet"/>
        <w:widowControl w:val="0"/>
        <w:tabs>
          <w:tab w:val="clear" w:pos="720"/>
          <w:tab w:val="left" w:pos="1260"/>
          <w:tab w:val="left" w:pos="2880"/>
        </w:tabs>
        <w:adjustRightInd w:val="0"/>
        <w:spacing w:line="360" w:lineRule="auto"/>
        <w:ind w:left="0" w:firstLineChars="200" w:firstLine="480"/>
        <w:rPr>
          <w:szCs w:val="24"/>
          <w:lang w:eastAsia="zh-CN"/>
        </w:rPr>
      </w:pPr>
      <w:r w:rsidRPr="00CB0BBF">
        <w:rPr>
          <w:szCs w:val="24"/>
          <w:lang w:eastAsia="zh-CN"/>
        </w:rPr>
        <w:t>选择理由：</w:t>
      </w:r>
      <w:r w:rsidRPr="00CB0BBF">
        <w:rPr>
          <w:bCs/>
          <w:szCs w:val="24"/>
          <w:lang w:eastAsia="zh-CN"/>
        </w:rPr>
        <w:t>NMPA</w:t>
      </w:r>
      <w:r w:rsidRPr="00CB0BBF">
        <w:rPr>
          <w:szCs w:val="24"/>
          <w:lang w:eastAsia="zh-CN"/>
        </w:rPr>
        <w:t xml:space="preserve">. </w:t>
      </w:r>
      <w:r w:rsidRPr="00CB0BBF">
        <w:rPr>
          <w:szCs w:val="24"/>
          <w:lang w:eastAsia="zh-CN"/>
        </w:rPr>
        <w:t>药物刺激性、过敏性和溶血性研究技术指导原则，</w:t>
      </w:r>
      <w:r w:rsidRPr="00CB0BBF">
        <w:rPr>
          <w:szCs w:val="24"/>
          <w:lang w:eastAsia="zh-CN"/>
        </w:rPr>
        <w:t>2014</w:t>
      </w:r>
      <w:r w:rsidRPr="00CB0BBF">
        <w:rPr>
          <w:szCs w:val="24"/>
          <w:lang w:eastAsia="zh-CN"/>
        </w:rPr>
        <w:t>。</w:t>
      </w:r>
    </w:p>
    <w:p w14:paraId="1308028F" w14:textId="77777777" w:rsidR="00EA70DD" w:rsidRPr="00CB0BBF" w:rsidRDefault="00A42C0E">
      <w:pPr>
        <w:pStyle w:val="Bullet"/>
        <w:widowControl w:val="0"/>
        <w:numPr>
          <w:ilvl w:val="2"/>
          <w:numId w:val="10"/>
        </w:numPr>
        <w:tabs>
          <w:tab w:val="left" w:pos="2880"/>
        </w:tabs>
        <w:adjustRightInd w:val="0"/>
        <w:spacing w:beforeLines="100" w:before="312" w:line="360" w:lineRule="auto"/>
        <w:ind w:left="0" w:firstLine="0"/>
        <w:outlineLvl w:val="2"/>
        <w:rPr>
          <w:b/>
          <w:szCs w:val="24"/>
          <w:lang w:eastAsia="zh-CN"/>
        </w:rPr>
      </w:pPr>
      <w:bookmarkStart w:id="164" w:name="OLE_LINK412"/>
      <w:bookmarkStart w:id="165" w:name="_Toc22626341"/>
      <w:bookmarkStart w:id="166" w:name="_Toc22627155"/>
      <w:bookmarkStart w:id="167" w:name="_Toc207615341"/>
      <w:bookmarkEnd w:id="164"/>
      <w:r w:rsidRPr="00CB0BBF">
        <w:rPr>
          <w:b/>
          <w:szCs w:val="24"/>
          <w:lang w:eastAsia="zh-CN"/>
        </w:rPr>
        <w:t>给药频率及理由</w:t>
      </w:r>
      <w:bookmarkEnd w:id="165"/>
      <w:bookmarkEnd w:id="166"/>
      <w:bookmarkEnd w:id="167"/>
    </w:p>
    <w:p w14:paraId="3556D894" w14:textId="77777777" w:rsidR="00EA70DD" w:rsidRPr="00164E6A" w:rsidRDefault="00A42C0E" w:rsidP="00164E6A">
      <w:pPr>
        <w:widowControl w:val="0"/>
        <w:spacing w:line="360" w:lineRule="auto"/>
        <w:ind w:firstLineChars="200" w:firstLine="480"/>
        <w:jc w:val="both"/>
        <w:rPr>
          <w:rFonts w:ascii="Times New Roman" w:hAnsi="Times New Roman"/>
          <w:sz w:val="24"/>
          <w:szCs w:val="24"/>
          <w:lang w:eastAsia="zh-CN"/>
        </w:rPr>
      </w:pPr>
      <w:r w:rsidRPr="00164E6A">
        <w:rPr>
          <w:rFonts w:ascii="Times New Roman" w:hAnsi="Times New Roman"/>
          <w:sz w:val="24"/>
          <w:szCs w:val="24"/>
          <w:lang w:eastAsia="zh-CN"/>
        </w:rPr>
        <w:t>致敏频率：隔日注射</w:t>
      </w:r>
      <w:r w:rsidRPr="00164E6A">
        <w:rPr>
          <w:rFonts w:ascii="Times New Roman" w:hAnsi="Times New Roman"/>
          <w:sz w:val="24"/>
          <w:szCs w:val="24"/>
          <w:lang w:eastAsia="zh-CN"/>
        </w:rPr>
        <w:t>1</w:t>
      </w:r>
      <w:r w:rsidRPr="00164E6A">
        <w:rPr>
          <w:rFonts w:ascii="Times New Roman" w:hAnsi="Times New Roman"/>
          <w:sz w:val="24"/>
          <w:szCs w:val="24"/>
          <w:lang w:eastAsia="zh-CN"/>
        </w:rPr>
        <w:t>次，共</w:t>
      </w:r>
      <w:r w:rsidRPr="00164E6A">
        <w:rPr>
          <w:rFonts w:ascii="Times New Roman" w:hAnsi="Times New Roman"/>
          <w:sz w:val="24"/>
          <w:szCs w:val="24"/>
          <w:lang w:eastAsia="zh-CN"/>
        </w:rPr>
        <w:t>3</w:t>
      </w:r>
      <w:r w:rsidRPr="00164E6A">
        <w:rPr>
          <w:rFonts w:ascii="Times New Roman" w:hAnsi="Times New Roman"/>
          <w:sz w:val="24"/>
          <w:szCs w:val="24"/>
          <w:lang w:eastAsia="zh-CN"/>
        </w:rPr>
        <w:t>次，给药时间为给药第</w:t>
      </w:r>
      <w:r w:rsidRPr="00164E6A">
        <w:rPr>
          <w:rFonts w:ascii="Times New Roman" w:hAnsi="Times New Roman"/>
          <w:sz w:val="24"/>
          <w:szCs w:val="24"/>
          <w:lang w:eastAsia="zh-CN"/>
        </w:rPr>
        <w:t>1</w:t>
      </w:r>
      <w:r w:rsidRPr="00164E6A">
        <w:rPr>
          <w:rFonts w:ascii="Times New Roman" w:hAnsi="Times New Roman"/>
          <w:sz w:val="24"/>
          <w:szCs w:val="24"/>
          <w:lang w:eastAsia="zh-CN"/>
        </w:rPr>
        <w:t>、</w:t>
      </w:r>
      <w:r w:rsidRPr="00164E6A">
        <w:rPr>
          <w:rFonts w:ascii="Times New Roman" w:hAnsi="Times New Roman"/>
          <w:sz w:val="24"/>
          <w:szCs w:val="24"/>
          <w:lang w:eastAsia="zh-CN"/>
        </w:rPr>
        <w:t>3</w:t>
      </w:r>
      <w:r w:rsidRPr="00164E6A">
        <w:rPr>
          <w:rFonts w:ascii="Times New Roman" w:hAnsi="Times New Roman"/>
          <w:sz w:val="24"/>
          <w:szCs w:val="24"/>
          <w:lang w:eastAsia="zh-CN"/>
        </w:rPr>
        <w:t>和</w:t>
      </w:r>
      <w:r w:rsidRPr="00164E6A">
        <w:rPr>
          <w:rFonts w:ascii="Times New Roman" w:hAnsi="Times New Roman"/>
          <w:sz w:val="24"/>
          <w:szCs w:val="24"/>
          <w:lang w:eastAsia="zh-CN"/>
        </w:rPr>
        <w:t>5</w:t>
      </w:r>
      <w:r w:rsidRPr="00164E6A">
        <w:rPr>
          <w:rFonts w:ascii="Times New Roman" w:hAnsi="Times New Roman"/>
          <w:sz w:val="24"/>
          <w:szCs w:val="24"/>
          <w:lang w:eastAsia="zh-CN"/>
        </w:rPr>
        <w:t>天。</w:t>
      </w:r>
    </w:p>
    <w:p w14:paraId="5FBF7B2F" w14:textId="77777777" w:rsidR="00EA70DD" w:rsidRPr="00164E6A" w:rsidRDefault="00A42C0E" w:rsidP="00164E6A">
      <w:pPr>
        <w:widowControl w:val="0"/>
        <w:spacing w:line="360" w:lineRule="auto"/>
        <w:ind w:firstLineChars="200" w:firstLine="480"/>
        <w:jc w:val="both"/>
        <w:rPr>
          <w:rFonts w:ascii="Times New Roman" w:hAnsi="Times New Roman"/>
          <w:sz w:val="24"/>
          <w:szCs w:val="24"/>
          <w:lang w:eastAsia="zh-CN"/>
        </w:rPr>
      </w:pPr>
      <w:r w:rsidRPr="00164E6A">
        <w:rPr>
          <w:rFonts w:ascii="Times New Roman" w:hAnsi="Times New Roman"/>
          <w:sz w:val="24"/>
          <w:szCs w:val="24"/>
          <w:lang w:eastAsia="zh-CN"/>
        </w:rPr>
        <w:t>激发频率：</w:t>
      </w:r>
      <w:r w:rsidRPr="00164E6A">
        <w:rPr>
          <w:rFonts w:ascii="Times New Roman" w:hAnsi="Times New Roman"/>
          <w:sz w:val="24"/>
          <w:szCs w:val="24"/>
          <w:lang w:eastAsia="zh-CN"/>
        </w:rPr>
        <w:t>2</w:t>
      </w:r>
      <w:r w:rsidRPr="00164E6A">
        <w:rPr>
          <w:rFonts w:ascii="Times New Roman" w:hAnsi="Times New Roman"/>
          <w:sz w:val="24"/>
          <w:szCs w:val="24"/>
          <w:lang w:eastAsia="zh-CN"/>
        </w:rPr>
        <w:t>次，末次致敏给药后第</w:t>
      </w:r>
      <w:r w:rsidRPr="00164E6A">
        <w:rPr>
          <w:rFonts w:ascii="Times New Roman" w:hAnsi="Times New Roman"/>
          <w:sz w:val="24"/>
          <w:szCs w:val="24"/>
          <w:lang w:eastAsia="zh-CN"/>
        </w:rPr>
        <w:t>14</w:t>
      </w:r>
      <w:r w:rsidRPr="00164E6A">
        <w:rPr>
          <w:rFonts w:ascii="Times New Roman" w:hAnsi="Times New Roman"/>
          <w:sz w:val="24"/>
          <w:szCs w:val="24"/>
          <w:lang w:eastAsia="zh-CN"/>
        </w:rPr>
        <w:t>天（即</w:t>
      </w:r>
      <w:r w:rsidRPr="00164E6A">
        <w:rPr>
          <w:rFonts w:ascii="Times New Roman" w:hAnsi="Times New Roman"/>
          <w:sz w:val="24"/>
          <w:szCs w:val="24"/>
          <w:lang w:eastAsia="zh-CN"/>
        </w:rPr>
        <w:t>D19</w:t>
      </w:r>
      <w:r w:rsidRPr="00164E6A">
        <w:rPr>
          <w:rFonts w:ascii="Times New Roman" w:hAnsi="Times New Roman"/>
          <w:sz w:val="24"/>
          <w:szCs w:val="24"/>
          <w:lang w:eastAsia="zh-CN"/>
        </w:rPr>
        <w:t>）激发一次（仅阳性对照组选择</w:t>
      </w:r>
      <w:r w:rsidRPr="00164E6A">
        <w:rPr>
          <w:rFonts w:ascii="Times New Roman" w:hAnsi="Times New Roman"/>
          <w:sz w:val="24"/>
          <w:szCs w:val="24"/>
          <w:lang w:eastAsia="zh-CN"/>
        </w:rPr>
        <w:t>1</w:t>
      </w:r>
      <w:r w:rsidRPr="00164E6A">
        <w:rPr>
          <w:rFonts w:ascii="Times New Roman" w:hAnsi="Times New Roman"/>
          <w:sz w:val="24"/>
          <w:szCs w:val="24"/>
          <w:lang w:eastAsia="zh-CN"/>
        </w:rPr>
        <w:t>只雌性和</w:t>
      </w:r>
      <w:r w:rsidRPr="00164E6A">
        <w:rPr>
          <w:rFonts w:ascii="Times New Roman" w:hAnsi="Times New Roman"/>
          <w:sz w:val="24"/>
          <w:szCs w:val="24"/>
          <w:lang w:eastAsia="zh-CN"/>
        </w:rPr>
        <w:t>2</w:t>
      </w:r>
      <w:r w:rsidRPr="00164E6A">
        <w:rPr>
          <w:rFonts w:ascii="Times New Roman" w:hAnsi="Times New Roman"/>
          <w:sz w:val="24"/>
          <w:szCs w:val="24"/>
          <w:lang w:eastAsia="zh-CN"/>
        </w:rPr>
        <w:t>只雄性用于激发，动物号从小到大选择，其余各剂量组所有动物均用于激发），如果激发为阳性，试验结束；如果激发为阴性，末次致敏给药后第</w:t>
      </w:r>
      <w:r w:rsidRPr="00164E6A">
        <w:rPr>
          <w:rFonts w:ascii="Times New Roman" w:hAnsi="Times New Roman"/>
          <w:sz w:val="24"/>
          <w:szCs w:val="24"/>
          <w:lang w:eastAsia="zh-CN"/>
        </w:rPr>
        <w:t>21</w:t>
      </w:r>
      <w:r w:rsidRPr="00164E6A">
        <w:rPr>
          <w:rFonts w:ascii="Times New Roman" w:hAnsi="Times New Roman"/>
          <w:sz w:val="24"/>
          <w:szCs w:val="24"/>
          <w:lang w:eastAsia="zh-CN"/>
        </w:rPr>
        <w:t>天（即</w:t>
      </w:r>
      <w:r w:rsidRPr="00164E6A">
        <w:rPr>
          <w:rFonts w:ascii="Times New Roman" w:hAnsi="Times New Roman"/>
          <w:sz w:val="24"/>
          <w:szCs w:val="24"/>
          <w:lang w:eastAsia="zh-CN"/>
        </w:rPr>
        <w:t>D26</w:t>
      </w:r>
      <w:r w:rsidRPr="00164E6A">
        <w:rPr>
          <w:rFonts w:ascii="Times New Roman" w:hAnsi="Times New Roman"/>
          <w:sz w:val="24"/>
          <w:szCs w:val="24"/>
          <w:lang w:eastAsia="zh-CN"/>
        </w:rPr>
        <w:t>）再次激发（仅阳性对照组选择</w:t>
      </w:r>
      <w:r w:rsidRPr="00164E6A">
        <w:rPr>
          <w:rFonts w:ascii="Times New Roman" w:hAnsi="Times New Roman"/>
          <w:sz w:val="24"/>
          <w:szCs w:val="24"/>
          <w:lang w:eastAsia="zh-CN"/>
        </w:rPr>
        <w:t>D19</w:t>
      </w:r>
      <w:r w:rsidRPr="00164E6A">
        <w:rPr>
          <w:rFonts w:ascii="Times New Roman" w:hAnsi="Times New Roman"/>
          <w:sz w:val="24"/>
          <w:szCs w:val="24"/>
          <w:lang w:eastAsia="zh-CN"/>
        </w:rPr>
        <w:t>未激发动物，雌雄共</w:t>
      </w:r>
      <w:r w:rsidRPr="00164E6A">
        <w:rPr>
          <w:rFonts w:ascii="Times New Roman" w:hAnsi="Times New Roman"/>
          <w:sz w:val="24"/>
          <w:szCs w:val="24"/>
          <w:lang w:eastAsia="zh-CN"/>
        </w:rPr>
        <w:t>3</w:t>
      </w:r>
      <w:r w:rsidRPr="00164E6A">
        <w:rPr>
          <w:rFonts w:ascii="Times New Roman" w:hAnsi="Times New Roman"/>
          <w:sz w:val="24"/>
          <w:szCs w:val="24"/>
          <w:lang w:eastAsia="zh-CN"/>
        </w:rPr>
        <w:t>只，其余各剂量组所有动物均用于激发）。</w:t>
      </w:r>
    </w:p>
    <w:p w14:paraId="4FE5969C" w14:textId="77777777" w:rsidR="00EA70DD" w:rsidRPr="00164E6A" w:rsidRDefault="00A42C0E" w:rsidP="00164E6A">
      <w:pPr>
        <w:widowControl w:val="0"/>
        <w:spacing w:line="360" w:lineRule="auto"/>
        <w:ind w:firstLineChars="200" w:firstLine="480"/>
        <w:jc w:val="both"/>
        <w:rPr>
          <w:rFonts w:ascii="Times New Roman" w:hAnsi="Times New Roman"/>
          <w:sz w:val="24"/>
          <w:szCs w:val="24"/>
          <w:lang w:eastAsia="zh-CN"/>
        </w:rPr>
      </w:pPr>
      <w:r w:rsidRPr="00164E6A">
        <w:rPr>
          <w:rFonts w:ascii="Times New Roman" w:hAnsi="Times New Roman"/>
          <w:sz w:val="24"/>
          <w:szCs w:val="24"/>
          <w:lang w:eastAsia="zh-CN"/>
        </w:rPr>
        <w:t>选择理由：</w:t>
      </w:r>
      <w:r w:rsidRPr="00164E6A">
        <w:rPr>
          <w:rFonts w:ascii="Times New Roman" w:hAnsi="Times New Roman"/>
          <w:sz w:val="24"/>
          <w:szCs w:val="24"/>
          <w:lang w:eastAsia="zh-CN"/>
        </w:rPr>
        <w:t xml:space="preserve">NMPA. </w:t>
      </w:r>
      <w:r w:rsidRPr="00164E6A">
        <w:rPr>
          <w:rFonts w:ascii="Times New Roman" w:hAnsi="Times New Roman"/>
          <w:sz w:val="24"/>
          <w:szCs w:val="24"/>
          <w:lang w:eastAsia="zh-CN"/>
        </w:rPr>
        <w:t>药物刺激性、过敏性和溶血性研究技术指导原则，</w:t>
      </w:r>
      <w:r w:rsidRPr="00164E6A">
        <w:rPr>
          <w:rFonts w:ascii="Times New Roman" w:hAnsi="Times New Roman"/>
          <w:sz w:val="24"/>
          <w:szCs w:val="24"/>
          <w:lang w:eastAsia="zh-CN"/>
        </w:rPr>
        <w:t>2014</w:t>
      </w:r>
      <w:r w:rsidRPr="00164E6A">
        <w:rPr>
          <w:rFonts w:ascii="Times New Roman" w:hAnsi="Times New Roman"/>
          <w:sz w:val="24"/>
          <w:szCs w:val="24"/>
          <w:lang w:eastAsia="zh-CN"/>
        </w:rPr>
        <w:t>。</w:t>
      </w:r>
    </w:p>
    <w:p w14:paraId="35CFC506" w14:textId="0DB5042A" w:rsidR="00EA70DD" w:rsidRPr="00164E6A" w:rsidRDefault="00A42C0E" w:rsidP="00164E6A">
      <w:pPr>
        <w:widowControl w:val="0"/>
        <w:spacing w:line="360" w:lineRule="auto"/>
        <w:ind w:firstLineChars="200" w:firstLine="480"/>
        <w:jc w:val="both"/>
        <w:rPr>
          <w:rFonts w:ascii="Times New Roman" w:hAnsi="Times New Roman"/>
          <w:sz w:val="24"/>
          <w:szCs w:val="24"/>
          <w:lang w:eastAsia="zh-CN"/>
        </w:rPr>
      </w:pPr>
      <w:r w:rsidRPr="00164E6A">
        <w:rPr>
          <w:rFonts w:ascii="Times New Roman" w:hAnsi="Times New Roman"/>
          <w:sz w:val="24"/>
          <w:szCs w:val="24"/>
          <w:lang w:eastAsia="zh-CN"/>
        </w:rPr>
        <w:t>注：激发注射后，若发现供试品组有过敏</w:t>
      </w:r>
      <w:r w:rsidR="0095441E" w:rsidRPr="00164E6A">
        <w:rPr>
          <w:rFonts w:ascii="Times New Roman" w:hAnsi="Times New Roman"/>
          <w:sz w:val="24"/>
          <w:szCs w:val="24"/>
          <w:lang w:eastAsia="zh-CN"/>
        </w:rPr>
        <w:t>反应症状，随机选择两只（雌雄各半）健康的备用动物组的未致敏豚鼠</w:t>
      </w:r>
      <w:r w:rsidR="0095441E" w:rsidRPr="00164E6A">
        <w:rPr>
          <w:rFonts w:ascii="Times New Roman" w:hAnsi="Times New Roman" w:hint="eastAsia"/>
          <w:sz w:val="24"/>
          <w:szCs w:val="24"/>
          <w:lang w:eastAsia="zh-CN"/>
        </w:rPr>
        <w:t>，</w:t>
      </w:r>
      <w:r w:rsidRPr="00164E6A">
        <w:rPr>
          <w:rFonts w:ascii="Times New Roman" w:hAnsi="Times New Roman"/>
          <w:sz w:val="24"/>
          <w:szCs w:val="24"/>
          <w:lang w:eastAsia="zh-CN"/>
        </w:rPr>
        <w:t>静脉注射给予激发量的供试品，观察是否由于供试品作用引起的类似过敏反应症状。</w:t>
      </w:r>
    </w:p>
    <w:p w14:paraId="7EC655A9" w14:textId="77777777" w:rsidR="00EA70DD" w:rsidRPr="00CB0BBF" w:rsidRDefault="00A42C0E">
      <w:pPr>
        <w:pStyle w:val="Bullet"/>
        <w:widowControl w:val="0"/>
        <w:numPr>
          <w:ilvl w:val="2"/>
          <w:numId w:val="10"/>
        </w:numPr>
        <w:tabs>
          <w:tab w:val="left" w:pos="2880"/>
        </w:tabs>
        <w:adjustRightInd w:val="0"/>
        <w:spacing w:beforeLines="100" w:before="312" w:line="360" w:lineRule="auto"/>
        <w:ind w:left="0" w:firstLine="0"/>
        <w:outlineLvl w:val="2"/>
        <w:rPr>
          <w:b/>
          <w:szCs w:val="24"/>
          <w:lang w:eastAsia="zh-CN"/>
        </w:rPr>
      </w:pPr>
      <w:bookmarkStart w:id="168" w:name="_Toc22626342"/>
      <w:bookmarkStart w:id="169" w:name="_Toc22627156"/>
      <w:bookmarkStart w:id="170" w:name="_Toc207615342"/>
      <w:r w:rsidRPr="00CB0BBF">
        <w:rPr>
          <w:b/>
          <w:szCs w:val="24"/>
          <w:lang w:eastAsia="zh-CN"/>
        </w:rPr>
        <w:t>给药部位</w:t>
      </w:r>
      <w:bookmarkEnd w:id="168"/>
      <w:bookmarkEnd w:id="169"/>
      <w:bookmarkEnd w:id="170"/>
    </w:p>
    <w:p w14:paraId="19D13679" w14:textId="439D2454" w:rsidR="00EA70DD" w:rsidRPr="00CB0BBF" w:rsidRDefault="00A42C0E">
      <w:pPr>
        <w:pStyle w:val="Bullet"/>
        <w:widowControl w:val="0"/>
        <w:tabs>
          <w:tab w:val="clear" w:pos="720"/>
          <w:tab w:val="left" w:pos="1260"/>
          <w:tab w:val="left" w:pos="2880"/>
        </w:tabs>
        <w:adjustRightInd w:val="0"/>
        <w:spacing w:line="360" w:lineRule="auto"/>
        <w:ind w:left="0" w:firstLineChars="200" w:firstLine="480"/>
        <w:rPr>
          <w:szCs w:val="24"/>
          <w:lang w:eastAsia="zh-CN"/>
        </w:rPr>
      </w:pPr>
      <w:r w:rsidRPr="00CB0BBF">
        <w:rPr>
          <w:szCs w:val="24"/>
          <w:lang w:eastAsia="zh-CN"/>
        </w:rPr>
        <w:t>致敏给药部位：</w:t>
      </w:r>
      <w:r w:rsidR="005E7671">
        <w:rPr>
          <w:szCs w:val="24"/>
          <w:lang w:eastAsia="zh-CN"/>
        </w:rPr>
        <w:t>腹腔</w:t>
      </w:r>
    </w:p>
    <w:p w14:paraId="0A238006" w14:textId="22C5006C" w:rsidR="00EA70DD" w:rsidRPr="00CB0BBF" w:rsidRDefault="00A42C0E">
      <w:pPr>
        <w:pStyle w:val="Bullet"/>
        <w:widowControl w:val="0"/>
        <w:tabs>
          <w:tab w:val="clear" w:pos="720"/>
          <w:tab w:val="left" w:pos="1260"/>
          <w:tab w:val="left" w:pos="2880"/>
        </w:tabs>
        <w:adjustRightInd w:val="0"/>
        <w:spacing w:line="360" w:lineRule="auto"/>
        <w:ind w:left="0" w:firstLineChars="200" w:firstLine="480"/>
        <w:rPr>
          <w:szCs w:val="24"/>
          <w:lang w:eastAsia="zh-CN"/>
        </w:rPr>
      </w:pPr>
      <w:r w:rsidRPr="00CB0BBF">
        <w:rPr>
          <w:szCs w:val="24"/>
          <w:lang w:eastAsia="zh-CN"/>
        </w:rPr>
        <w:t>激发给药部位：</w:t>
      </w:r>
      <w:r w:rsidR="005E7671">
        <w:rPr>
          <w:szCs w:val="24"/>
          <w:lang w:eastAsia="zh-CN"/>
        </w:rPr>
        <w:t>足背静脉</w:t>
      </w:r>
    </w:p>
    <w:p w14:paraId="0EF32546" w14:textId="77777777" w:rsidR="00EA70DD" w:rsidRPr="00CB0BBF" w:rsidRDefault="00A42C0E">
      <w:pPr>
        <w:pStyle w:val="Bullet"/>
        <w:widowControl w:val="0"/>
        <w:numPr>
          <w:ilvl w:val="2"/>
          <w:numId w:val="10"/>
        </w:numPr>
        <w:tabs>
          <w:tab w:val="left" w:pos="2880"/>
        </w:tabs>
        <w:adjustRightInd w:val="0"/>
        <w:spacing w:beforeLines="100" w:before="312" w:line="360" w:lineRule="auto"/>
        <w:ind w:left="0" w:firstLine="0"/>
        <w:outlineLvl w:val="2"/>
        <w:rPr>
          <w:b/>
          <w:szCs w:val="24"/>
          <w:lang w:eastAsia="zh-CN"/>
        </w:rPr>
      </w:pPr>
      <w:bookmarkStart w:id="171" w:name="_Toc22627157"/>
      <w:bookmarkStart w:id="172" w:name="_Toc22626343"/>
      <w:bookmarkStart w:id="173" w:name="_Toc207615343"/>
      <w:r w:rsidRPr="00CB0BBF">
        <w:rPr>
          <w:b/>
          <w:szCs w:val="24"/>
          <w:lang w:eastAsia="zh-CN"/>
        </w:rPr>
        <w:t>给药容量</w:t>
      </w:r>
      <w:bookmarkEnd w:id="171"/>
      <w:bookmarkEnd w:id="172"/>
      <w:bookmarkEnd w:id="173"/>
    </w:p>
    <w:p w14:paraId="20E99FA9" w14:textId="77777777" w:rsidR="00EA70DD" w:rsidRDefault="00A42C0E">
      <w:pPr>
        <w:pStyle w:val="Bullet"/>
        <w:widowControl w:val="0"/>
        <w:tabs>
          <w:tab w:val="clear" w:pos="720"/>
          <w:tab w:val="left" w:pos="2880"/>
        </w:tabs>
        <w:adjustRightInd w:val="0"/>
        <w:spacing w:line="360" w:lineRule="auto"/>
        <w:ind w:left="0" w:firstLineChars="200" w:firstLine="480"/>
        <w:rPr>
          <w:ins w:id="174" w:author="李薇薇-2" w:date="2025-12-17T10:12:00Z" w16du:dateUtc="2025-12-17T02:12:00Z"/>
        </w:rPr>
      </w:pPr>
      <w:r w:rsidRPr="00CB0BBF">
        <w:rPr>
          <w:szCs w:val="24"/>
          <w:lang w:eastAsia="zh-CN"/>
        </w:rPr>
        <w:t>给药容量见</w:t>
      </w:r>
      <w:hyperlink w:anchor="_剂量设计" w:history="1">
        <w:r w:rsidRPr="00CB0BBF">
          <w:rPr>
            <w:rStyle w:val="afa"/>
            <w:szCs w:val="24"/>
            <w:lang w:eastAsia="zh-CN"/>
          </w:rPr>
          <w:t>3.5.2</w:t>
        </w:r>
      </w:hyperlink>
    </w:p>
    <w:p w14:paraId="53F5F9EA" w14:textId="77777777" w:rsidR="00D6131F" w:rsidRDefault="00D6131F">
      <w:pPr>
        <w:pStyle w:val="Bullet"/>
        <w:widowControl w:val="0"/>
        <w:tabs>
          <w:tab w:val="clear" w:pos="720"/>
          <w:tab w:val="left" w:pos="2880"/>
        </w:tabs>
        <w:adjustRightInd w:val="0"/>
        <w:spacing w:line="360" w:lineRule="auto"/>
        <w:ind w:left="0" w:firstLineChars="200" w:firstLine="480"/>
        <w:rPr>
          <w:rStyle w:val="afa"/>
          <w:szCs w:val="24"/>
          <w:lang w:eastAsia="zh-CN"/>
        </w:rPr>
      </w:pPr>
    </w:p>
    <w:p w14:paraId="4BB10148" w14:textId="77777777" w:rsidR="002F2CE2" w:rsidRPr="002F2CE2" w:rsidRDefault="002F2CE2" w:rsidP="002F2CE2">
      <w:pPr>
        <w:pStyle w:val="Bullet"/>
        <w:widowControl w:val="0"/>
        <w:numPr>
          <w:ilvl w:val="2"/>
          <w:numId w:val="10"/>
        </w:numPr>
        <w:tabs>
          <w:tab w:val="left" w:pos="2880"/>
        </w:tabs>
        <w:adjustRightInd w:val="0"/>
        <w:spacing w:beforeLines="100" w:before="312" w:line="360" w:lineRule="auto"/>
        <w:ind w:left="0" w:firstLine="0"/>
        <w:outlineLvl w:val="2"/>
        <w:rPr>
          <w:b/>
          <w:szCs w:val="24"/>
          <w:lang w:eastAsia="zh-CN"/>
        </w:rPr>
      </w:pPr>
      <w:bookmarkStart w:id="175" w:name="_Toc111540645"/>
      <w:bookmarkStart w:id="176" w:name="_Toc207615344"/>
      <w:r w:rsidRPr="002F2CE2">
        <w:rPr>
          <w:b/>
          <w:szCs w:val="24"/>
          <w:lang w:eastAsia="zh-CN"/>
        </w:rPr>
        <w:t>给药量</w:t>
      </w:r>
      <w:bookmarkEnd w:id="175"/>
      <w:bookmarkEnd w:id="176"/>
    </w:p>
    <w:p w14:paraId="7E1D78D2" w14:textId="7AB94FE7" w:rsidR="002F2CE2" w:rsidRPr="002F2CE2" w:rsidRDefault="002F2CE2" w:rsidP="002F2CE2">
      <w:pPr>
        <w:widowControl w:val="0"/>
        <w:suppressAutoHyphens/>
        <w:wordWrap w:val="0"/>
        <w:autoSpaceDE w:val="0"/>
        <w:autoSpaceDN w:val="0"/>
        <w:adjustRightInd w:val="0"/>
        <w:spacing w:line="360" w:lineRule="auto"/>
        <w:ind w:firstLineChars="200" w:firstLine="480"/>
        <w:rPr>
          <w:rFonts w:ascii="Times New Roman" w:hAnsi="Times New Roman"/>
          <w:sz w:val="24"/>
          <w:lang w:eastAsia="zh-CN"/>
        </w:rPr>
      </w:pPr>
      <w:r>
        <w:rPr>
          <w:rFonts w:ascii="Times New Roman" w:hAnsi="Times New Roman"/>
          <w:sz w:val="24"/>
          <w:lang w:eastAsia="zh-CN"/>
        </w:rPr>
        <w:t>可</w:t>
      </w:r>
      <w:r w:rsidRPr="002F2CE2">
        <w:rPr>
          <w:rFonts w:ascii="Times New Roman" w:hAnsi="Times New Roman"/>
          <w:sz w:val="24"/>
          <w:lang w:eastAsia="zh-CN"/>
        </w:rPr>
        <w:t>以最近</w:t>
      </w:r>
      <w:r w:rsidRPr="002F2CE2">
        <w:rPr>
          <w:rFonts w:ascii="Times New Roman" w:hAnsi="Times New Roman"/>
          <w:sz w:val="24"/>
          <w:lang w:eastAsia="zh-CN"/>
        </w:rPr>
        <w:t>1</w:t>
      </w:r>
      <w:r w:rsidRPr="002F2CE2">
        <w:rPr>
          <w:rFonts w:ascii="Times New Roman" w:hAnsi="Times New Roman"/>
          <w:sz w:val="24"/>
          <w:lang w:eastAsia="zh-CN"/>
        </w:rPr>
        <w:t>次称量体重计算给药量。</w:t>
      </w:r>
    </w:p>
    <w:p w14:paraId="3D9ED6D5" w14:textId="77777777" w:rsidR="00EA70DD" w:rsidRPr="00CB0BBF" w:rsidRDefault="00A42C0E">
      <w:pPr>
        <w:pStyle w:val="Bullet"/>
        <w:widowControl w:val="0"/>
        <w:numPr>
          <w:ilvl w:val="2"/>
          <w:numId w:val="10"/>
        </w:numPr>
        <w:tabs>
          <w:tab w:val="left" w:pos="2880"/>
        </w:tabs>
        <w:adjustRightInd w:val="0"/>
        <w:spacing w:beforeLines="100" w:before="312" w:line="360" w:lineRule="auto"/>
        <w:ind w:left="0" w:firstLine="0"/>
        <w:outlineLvl w:val="2"/>
        <w:rPr>
          <w:b/>
          <w:szCs w:val="24"/>
          <w:lang w:eastAsia="zh-CN"/>
        </w:rPr>
      </w:pPr>
      <w:bookmarkStart w:id="177" w:name="_Toc22627159"/>
      <w:bookmarkStart w:id="178" w:name="_Toc22626345"/>
      <w:bookmarkStart w:id="179" w:name="_Toc207615345"/>
      <w:r w:rsidRPr="00CB0BBF">
        <w:rPr>
          <w:b/>
          <w:szCs w:val="24"/>
          <w:lang w:eastAsia="zh-CN"/>
        </w:rPr>
        <w:t>给药速度</w:t>
      </w:r>
      <w:bookmarkEnd w:id="177"/>
      <w:bookmarkEnd w:id="178"/>
      <w:bookmarkEnd w:id="179"/>
    </w:p>
    <w:p w14:paraId="11A48B50" w14:textId="77777777" w:rsidR="00EA70DD" w:rsidRPr="00CB0BBF" w:rsidRDefault="00A42C0E">
      <w:pPr>
        <w:widowControl w:val="0"/>
        <w:spacing w:line="360" w:lineRule="auto"/>
        <w:ind w:firstLine="482"/>
        <w:jc w:val="both"/>
        <w:rPr>
          <w:rFonts w:ascii="Times New Roman" w:hAnsi="Times New Roman"/>
          <w:sz w:val="24"/>
          <w:szCs w:val="24"/>
          <w:lang w:eastAsia="zh-CN"/>
        </w:rPr>
      </w:pPr>
      <w:r w:rsidRPr="00CB0BBF">
        <w:rPr>
          <w:rFonts w:ascii="Times New Roman" w:hAnsi="Times New Roman"/>
          <w:sz w:val="24"/>
          <w:szCs w:val="24"/>
          <w:lang w:eastAsia="zh-CN"/>
        </w:rPr>
        <w:t>致敏给药：快速推注</w:t>
      </w:r>
    </w:p>
    <w:p w14:paraId="70813F0C" w14:textId="519EE232" w:rsidR="00EA70DD" w:rsidRPr="00CB0BBF" w:rsidRDefault="00A42C0E">
      <w:pPr>
        <w:widowControl w:val="0"/>
        <w:spacing w:line="360" w:lineRule="auto"/>
        <w:ind w:firstLine="482"/>
        <w:jc w:val="both"/>
        <w:rPr>
          <w:rFonts w:ascii="Times New Roman" w:hAnsi="Times New Roman"/>
          <w:sz w:val="24"/>
          <w:szCs w:val="24"/>
          <w:lang w:eastAsia="zh-CN"/>
        </w:rPr>
      </w:pPr>
      <w:r w:rsidRPr="00CB0BBF">
        <w:rPr>
          <w:rFonts w:ascii="Times New Roman" w:hAnsi="Times New Roman"/>
          <w:sz w:val="24"/>
          <w:szCs w:val="24"/>
          <w:lang w:eastAsia="zh-CN"/>
        </w:rPr>
        <w:t>激发给药：组</w:t>
      </w:r>
      <w:r w:rsidR="0095441E">
        <w:rPr>
          <w:rFonts w:ascii="Times New Roman" w:hAnsi="Times New Roman" w:hint="eastAsia"/>
          <w:sz w:val="24"/>
          <w:szCs w:val="24"/>
          <w:lang w:eastAsia="zh-CN"/>
        </w:rPr>
        <w:t>2</w:t>
      </w:r>
      <w:r w:rsidR="0095441E">
        <w:rPr>
          <w:rFonts w:ascii="Times New Roman" w:hAnsi="Times New Roman"/>
          <w:sz w:val="24"/>
          <w:szCs w:val="24"/>
          <w:lang w:eastAsia="zh-CN"/>
        </w:rPr>
        <w:t>和</w:t>
      </w:r>
      <w:r w:rsidRPr="00CB0BBF">
        <w:rPr>
          <w:rFonts w:ascii="Times New Roman" w:hAnsi="Times New Roman"/>
          <w:sz w:val="24"/>
          <w:szCs w:val="24"/>
          <w:lang w:eastAsia="zh-CN"/>
        </w:rPr>
        <w:t>组</w:t>
      </w:r>
      <w:r w:rsidRPr="00CB0BBF">
        <w:rPr>
          <w:rFonts w:ascii="Times New Roman" w:hAnsi="Times New Roman"/>
          <w:sz w:val="24"/>
          <w:szCs w:val="24"/>
          <w:lang w:eastAsia="zh-CN"/>
        </w:rPr>
        <w:t>3</w:t>
      </w:r>
      <w:bookmarkStart w:id="180" w:name="OLE_LINK12"/>
      <w:bookmarkStart w:id="181" w:name="OLE_LINK10"/>
      <w:bookmarkStart w:id="182" w:name="OLE_LINK11"/>
      <w:r w:rsidRPr="00CB0BBF">
        <w:rPr>
          <w:rFonts w:ascii="Times New Roman" w:hAnsi="Times New Roman"/>
          <w:sz w:val="24"/>
          <w:szCs w:val="24"/>
          <w:lang w:eastAsia="zh-CN"/>
        </w:rPr>
        <w:t>缓慢推注</w:t>
      </w:r>
      <w:bookmarkEnd w:id="180"/>
      <w:bookmarkEnd w:id="181"/>
      <w:bookmarkEnd w:id="182"/>
      <w:r w:rsidRPr="00CB0BBF">
        <w:rPr>
          <w:rFonts w:ascii="Times New Roman" w:hAnsi="Times New Roman"/>
          <w:sz w:val="24"/>
          <w:szCs w:val="24"/>
          <w:lang w:eastAsia="zh-CN"/>
        </w:rPr>
        <w:t>，不少于</w:t>
      </w:r>
      <w:r w:rsidR="001B7AA0">
        <w:rPr>
          <w:rFonts w:ascii="Times New Roman" w:hAnsi="Times New Roman"/>
          <w:sz w:val="24"/>
          <w:szCs w:val="24"/>
          <w:lang w:eastAsia="zh-CN"/>
        </w:rPr>
        <w:t>2</w:t>
      </w:r>
      <w:r w:rsidRPr="00CB0BBF">
        <w:rPr>
          <w:rFonts w:ascii="Times New Roman" w:hAnsi="Times New Roman"/>
          <w:sz w:val="24"/>
          <w:szCs w:val="24"/>
          <w:lang w:eastAsia="zh-CN"/>
        </w:rPr>
        <w:t xml:space="preserve"> min</w:t>
      </w:r>
      <w:r w:rsidR="00D91DBE">
        <w:rPr>
          <w:rFonts w:ascii="Times New Roman" w:hAnsi="Times New Roman"/>
          <w:sz w:val="24"/>
          <w:szCs w:val="24"/>
          <w:lang w:eastAsia="zh-CN"/>
        </w:rPr>
        <w:t>/</w:t>
      </w:r>
      <w:r w:rsidR="00D91DBE">
        <w:rPr>
          <w:rFonts w:ascii="Times New Roman" w:hAnsi="Times New Roman"/>
          <w:sz w:val="24"/>
          <w:szCs w:val="24"/>
          <w:lang w:eastAsia="zh-CN"/>
        </w:rPr>
        <w:t>只</w:t>
      </w:r>
      <w:r w:rsidRPr="00CB0BBF">
        <w:rPr>
          <w:rFonts w:ascii="Times New Roman" w:hAnsi="Times New Roman"/>
          <w:sz w:val="24"/>
          <w:szCs w:val="24"/>
          <w:lang w:eastAsia="zh-CN"/>
        </w:rPr>
        <w:t xml:space="preserve"> </w:t>
      </w:r>
      <w:r w:rsidRPr="00CB0BBF">
        <w:rPr>
          <w:rFonts w:ascii="Times New Roman" w:hAnsi="Times New Roman"/>
          <w:sz w:val="24"/>
          <w:szCs w:val="24"/>
          <w:lang w:eastAsia="zh-CN"/>
        </w:rPr>
        <w:t>（记录每只动物给药开始和结束时间）；</w:t>
      </w:r>
      <w:r w:rsidR="0095441E">
        <w:rPr>
          <w:rFonts w:ascii="Times New Roman" w:hAnsi="Times New Roman"/>
          <w:sz w:val="24"/>
          <w:szCs w:val="24"/>
          <w:lang w:eastAsia="zh-CN"/>
        </w:rPr>
        <w:t>组</w:t>
      </w:r>
      <w:r w:rsidR="0095441E">
        <w:rPr>
          <w:rFonts w:ascii="Times New Roman" w:hAnsi="Times New Roman" w:hint="eastAsia"/>
          <w:sz w:val="24"/>
          <w:szCs w:val="24"/>
          <w:lang w:eastAsia="zh-CN"/>
        </w:rPr>
        <w:t>1</w:t>
      </w:r>
      <w:r w:rsidR="0095441E">
        <w:rPr>
          <w:rFonts w:ascii="Times New Roman" w:hAnsi="Times New Roman" w:hint="eastAsia"/>
          <w:sz w:val="24"/>
          <w:szCs w:val="24"/>
          <w:lang w:eastAsia="zh-CN"/>
        </w:rPr>
        <w:t>和组</w:t>
      </w:r>
      <w:r w:rsidR="0095441E">
        <w:rPr>
          <w:rFonts w:ascii="Times New Roman" w:hAnsi="Times New Roman" w:hint="eastAsia"/>
          <w:sz w:val="24"/>
          <w:szCs w:val="24"/>
          <w:lang w:eastAsia="zh-CN"/>
        </w:rPr>
        <w:t>4</w:t>
      </w:r>
      <w:r w:rsidRPr="00CB0BBF">
        <w:rPr>
          <w:rFonts w:ascii="Times New Roman" w:hAnsi="Times New Roman"/>
          <w:sz w:val="24"/>
          <w:szCs w:val="24"/>
          <w:lang w:eastAsia="zh-CN"/>
        </w:rPr>
        <w:t>快速推注（记录每只动物给药结束时间）</w:t>
      </w:r>
      <w:r w:rsidR="00422AD6" w:rsidRPr="00CB0BBF">
        <w:rPr>
          <w:rFonts w:ascii="Times New Roman" w:hAnsi="Times New Roman"/>
          <w:sz w:val="24"/>
          <w:szCs w:val="24"/>
          <w:lang w:eastAsia="zh-CN"/>
        </w:rPr>
        <w:t>。</w:t>
      </w:r>
    </w:p>
    <w:p w14:paraId="295C9809" w14:textId="77777777" w:rsidR="00EA70DD" w:rsidRPr="00CB0BBF" w:rsidRDefault="00A42C0E">
      <w:pPr>
        <w:pStyle w:val="Bullet"/>
        <w:widowControl w:val="0"/>
        <w:numPr>
          <w:ilvl w:val="1"/>
          <w:numId w:val="9"/>
        </w:numPr>
        <w:tabs>
          <w:tab w:val="clear" w:pos="900"/>
          <w:tab w:val="left" w:pos="576"/>
          <w:tab w:val="left" w:pos="2880"/>
        </w:tabs>
        <w:adjustRightInd w:val="0"/>
        <w:spacing w:beforeLines="100" w:before="312" w:line="360" w:lineRule="auto"/>
        <w:ind w:left="578" w:hanging="578"/>
        <w:outlineLvl w:val="1"/>
        <w:rPr>
          <w:b/>
          <w:bCs/>
          <w:szCs w:val="24"/>
          <w:lang w:eastAsia="zh-CN"/>
        </w:rPr>
      </w:pPr>
      <w:bookmarkStart w:id="183" w:name="_Toc22627160"/>
      <w:bookmarkStart w:id="184" w:name="_Toc22626346"/>
      <w:bookmarkStart w:id="185" w:name="_Toc207615346"/>
      <w:r w:rsidRPr="00CB0BBF">
        <w:rPr>
          <w:b/>
          <w:bCs/>
          <w:szCs w:val="24"/>
          <w:lang w:eastAsia="zh-CN"/>
        </w:rPr>
        <w:t>观察和评价标准</w:t>
      </w:r>
      <w:bookmarkEnd w:id="183"/>
      <w:bookmarkEnd w:id="184"/>
      <w:bookmarkEnd w:id="185"/>
    </w:p>
    <w:p w14:paraId="604161AA" w14:textId="77777777" w:rsidR="00EA70DD" w:rsidRPr="00CB0BBF" w:rsidRDefault="00A42C0E">
      <w:pPr>
        <w:pStyle w:val="ColumnHeading"/>
        <w:widowControl w:val="0"/>
        <w:numPr>
          <w:ilvl w:val="2"/>
          <w:numId w:val="11"/>
        </w:numPr>
        <w:tabs>
          <w:tab w:val="left" w:pos="3960"/>
        </w:tabs>
        <w:spacing w:after="0" w:line="360" w:lineRule="auto"/>
        <w:jc w:val="both"/>
        <w:outlineLvl w:val="2"/>
        <w:rPr>
          <w:bCs/>
          <w:szCs w:val="24"/>
          <w:lang w:eastAsia="zh-CN"/>
        </w:rPr>
      </w:pPr>
      <w:bookmarkStart w:id="186" w:name="_Toc22627161"/>
      <w:bookmarkStart w:id="187" w:name="_Toc22626347"/>
      <w:bookmarkStart w:id="188" w:name="_Toc207615347"/>
      <w:r w:rsidRPr="00CB0BBF">
        <w:rPr>
          <w:bCs/>
          <w:szCs w:val="24"/>
          <w:lang w:eastAsia="zh-CN"/>
        </w:rPr>
        <w:t>濒死</w:t>
      </w:r>
      <w:r w:rsidRPr="00CB0BBF">
        <w:rPr>
          <w:bCs/>
          <w:szCs w:val="24"/>
          <w:lang w:eastAsia="zh-CN"/>
        </w:rPr>
        <w:t>/</w:t>
      </w:r>
      <w:r w:rsidRPr="00CB0BBF">
        <w:rPr>
          <w:bCs/>
          <w:szCs w:val="24"/>
          <w:lang w:eastAsia="zh-CN"/>
        </w:rPr>
        <w:t>死亡观</w:t>
      </w:r>
      <w:bookmarkEnd w:id="186"/>
      <w:bookmarkEnd w:id="187"/>
      <w:r w:rsidRPr="00CB0BBF">
        <w:rPr>
          <w:bCs/>
          <w:szCs w:val="24"/>
          <w:lang w:eastAsia="zh-CN"/>
        </w:rPr>
        <w:t>察</w:t>
      </w:r>
      <w:bookmarkEnd w:id="188"/>
    </w:p>
    <w:p w14:paraId="474CB323" w14:textId="77777777" w:rsidR="00EA70DD" w:rsidRPr="00CB0BBF" w:rsidRDefault="00A42C0E">
      <w:pPr>
        <w:widowControl w:val="0"/>
        <w:tabs>
          <w:tab w:val="left" w:pos="2756"/>
        </w:tabs>
        <w:spacing w:line="360" w:lineRule="auto"/>
        <w:ind w:firstLineChars="200" w:firstLine="480"/>
        <w:rPr>
          <w:rFonts w:ascii="Times New Roman" w:hAnsi="Times New Roman"/>
          <w:bCs/>
          <w:sz w:val="24"/>
          <w:szCs w:val="24"/>
          <w:lang w:eastAsia="zh-CN"/>
        </w:rPr>
      </w:pPr>
      <w:r w:rsidRPr="00CB0BBF">
        <w:rPr>
          <w:rFonts w:ascii="Times New Roman" w:hAnsi="Times New Roman"/>
          <w:bCs/>
          <w:sz w:val="24"/>
          <w:szCs w:val="24"/>
          <w:lang w:eastAsia="zh-CN"/>
        </w:rPr>
        <w:t>所有动物于致敏给药开始至激发给药结束每天观察</w:t>
      </w:r>
      <w:r w:rsidRPr="00CB0BBF">
        <w:rPr>
          <w:rFonts w:ascii="Times New Roman" w:hAnsi="Times New Roman"/>
          <w:bCs/>
          <w:sz w:val="24"/>
          <w:szCs w:val="24"/>
          <w:lang w:eastAsia="zh-CN"/>
        </w:rPr>
        <w:t>1</w:t>
      </w:r>
      <w:r w:rsidRPr="00CB0BBF">
        <w:rPr>
          <w:rFonts w:ascii="Times New Roman" w:hAnsi="Times New Roman"/>
          <w:bCs/>
          <w:sz w:val="24"/>
          <w:szCs w:val="24"/>
          <w:lang w:eastAsia="zh-CN"/>
        </w:rPr>
        <w:t>次。</w:t>
      </w:r>
    </w:p>
    <w:p w14:paraId="648133A2" w14:textId="77777777" w:rsidR="00EA70DD" w:rsidRPr="00CB0BBF" w:rsidRDefault="00A42C0E">
      <w:pPr>
        <w:pStyle w:val="ColumnHeading"/>
        <w:widowControl w:val="0"/>
        <w:numPr>
          <w:ilvl w:val="2"/>
          <w:numId w:val="11"/>
        </w:numPr>
        <w:tabs>
          <w:tab w:val="left" w:pos="3960"/>
        </w:tabs>
        <w:spacing w:beforeLines="100" w:before="312" w:after="0" w:line="360" w:lineRule="auto"/>
        <w:jc w:val="both"/>
        <w:outlineLvl w:val="2"/>
        <w:rPr>
          <w:bCs/>
          <w:szCs w:val="24"/>
          <w:lang w:eastAsia="zh-CN"/>
        </w:rPr>
      </w:pPr>
      <w:bookmarkStart w:id="189" w:name="_Toc22626348"/>
      <w:bookmarkStart w:id="190" w:name="_Toc22627162"/>
      <w:bookmarkStart w:id="191" w:name="_Toc207615348"/>
      <w:r w:rsidRPr="00CB0BBF">
        <w:rPr>
          <w:bCs/>
          <w:szCs w:val="24"/>
          <w:lang w:eastAsia="zh-CN"/>
        </w:rPr>
        <w:t>体重</w:t>
      </w:r>
      <w:bookmarkEnd w:id="189"/>
      <w:bookmarkEnd w:id="190"/>
      <w:bookmarkEnd w:id="191"/>
    </w:p>
    <w:p w14:paraId="4BA6B999" w14:textId="77777777" w:rsidR="00EA70DD" w:rsidRPr="00CB0BBF" w:rsidRDefault="00A42C0E">
      <w:pPr>
        <w:widowControl w:val="0"/>
        <w:spacing w:line="360" w:lineRule="auto"/>
        <w:ind w:firstLineChars="200" w:firstLine="480"/>
        <w:jc w:val="both"/>
        <w:rPr>
          <w:rFonts w:ascii="Times New Roman" w:hAnsi="Times New Roman"/>
          <w:sz w:val="24"/>
          <w:szCs w:val="24"/>
          <w:lang w:eastAsia="zh-CN"/>
        </w:rPr>
      </w:pPr>
      <w:r w:rsidRPr="00CB0BBF">
        <w:rPr>
          <w:rFonts w:ascii="Times New Roman" w:hAnsi="Times New Roman"/>
          <w:sz w:val="24"/>
          <w:szCs w:val="24"/>
          <w:lang w:eastAsia="zh-CN"/>
        </w:rPr>
        <w:t>所有动物于</w:t>
      </w:r>
      <w:r w:rsidRPr="00CB0BBF">
        <w:rPr>
          <w:rFonts w:ascii="Times New Roman" w:hAnsi="Times New Roman"/>
          <w:sz w:val="24"/>
          <w:szCs w:val="24"/>
          <w:lang w:eastAsia="zh-CN"/>
        </w:rPr>
        <w:t>D-1</w:t>
      </w:r>
      <w:r w:rsidRPr="00CB0BBF">
        <w:rPr>
          <w:rFonts w:ascii="Times New Roman" w:hAnsi="Times New Roman"/>
          <w:sz w:val="24"/>
          <w:szCs w:val="24"/>
          <w:lang w:eastAsia="zh-CN"/>
        </w:rPr>
        <w:t>（分组前，可根据动物实际体重增加称重次数）、</w:t>
      </w:r>
      <w:r w:rsidRPr="00CB0BBF">
        <w:rPr>
          <w:rFonts w:ascii="Times New Roman" w:hAnsi="Times New Roman"/>
          <w:sz w:val="24"/>
          <w:szCs w:val="24"/>
          <w:lang w:eastAsia="zh-CN"/>
        </w:rPr>
        <w:t>D1</w:t>
      </w:r>
      <w:r w:rsidRPr="00CB0BBF">
        <w:rPr>
          <w:rFonts w:ascii="Times New Roman" w:hAnsi="Times New Roman"/>
          <w:sz w:val="24"/>
          <w:szCs w:val="24"/>
          <w:lang w:eastAsia="zh-CN"/>
        </w:rPr>
        <w:t>（首次致敏前）、</w:t>
      </w:r>
      <w:r w:rsidRPr="00CB0BBF">
        <w:rPr>
          <w:rFonts w:ascii="Times New Roman" w:hAnsi="Times New Roman"/>
          <w:sz w:val="24"/>
          <w:szCs w:val="24"/>
          <w:lang w:eastAsia="zh-CN"/>
        </w:rPr>
        <w:t>D5</w:t>
      </w:r>
      <w:r w:rsidRPr="00CB0BBF">
        <w:rPr>
          <w:rFonts w:ascii="Times New Roman" w:hAnsi="Times New Roman"/>
          <w:sz w:val="24"/>
          <w:szCs w:val="24"/>
          <w:lang w:eastAsia="zh-CN"/>
        </w:rPr>
        <w:t>（末次致敏前）、</w:t>
      </w:r>
      <w:r w:rsidRPr="00CB0BBF">
        <w:rPr>
          <w:rFonts w:ascii="Times New Roman" w:hAnsi="Times New Roman"/>
          <w:sz w:val="24"/>
          <w:szCs w:val="24"/>
          <w:lang w:eastAsia="zh-CN"/>
        </w:rPr>
        <w:t>D19</w:t>
      </w:r>
      <w:r w:rsidRPr="00CB0BBF">
        <w:rPr>
          <w:rFonts w:ascii="Times New Roman" w:hAnsi="Times New Roman"/>
          <w:sz w:val="24"/>
          <w:szCs w:val="24"/>
          <w:lang w:eastAsia="zh-CN"/>
        </w:rPr>
        <w:t>（首次激发当天激发前）和</w:t>
      </w:r>
      <w:r w:rsidRPr="00CB0BBF">
        <w:rPr>
          <w:rFonts w:ascii="Times New Roman" w:hAnsi="Times New Roman"/>
          <w:sz w:val="24"/>
          <w:szCs w:val="24"/>
          <w:lang w:eastAsia="zh-CN"/>
        </w:rPr>
        <w:t>/</w:t>
      </w:r>
      <w:r w:rsidRPr="00CB0BBF">
        <w:rPr>
          <w:rFonts w:ascii="Times New Roman" w:hAnsi="Times New Roman"/>
          <w:sz w:val="24"/>
          <w:szCs w:val="24"/>
          <w:lang w:eastAsia="zh-CN"/>
        </w:rPr>
        <w:t>或</w:t>
      </w:r>
      <w:r w:rsidRPr="00CB0BBF">
        <w:rPr>
          <w:rFonts w:ascii="Times New Roman" w:hAnsi="Times New Roman"/>
          <w:sz w:val="24"/>
          <w:szCs w:val="24"/>
          <w:lang w:eastAsia="zh-CN"/>
        </w:rPr>
        <w:t>D26</w:t>
      </w:r>
      <w:r w:rsidRPr="00CB0BBF">
        <w:rPr>
          <w:rFonts w:ascii="Times New Roman" w:hAnsi="Times New Roman"/>
          <w:sz w:val="24"/>
          <w:szCs w:val="24"/>
          <w:lang w:eastAsia="zh-CN"/>
        </w:rPr>
        <w:t>称重（再次激发当天激发前）。</w:t>
      </w:r>
    </w:p>
    <w:p w14:paraId="562B0410" w14:textId="77777777" w:rsidR="00EA70DD" w:rsidRPr="00CB0BBF" w:rsidRDefault="00A42C0E">
      <w:pPr>
        <w:pStyle w:val="ColumnHeading"/>
        <w:widowControl w:val="0"/>
        <w:numPr>
          <w:ilvl w:val="2"/>
          <w:numId w:val="11"/>
        </w:numPr>
        <w:tabs>
          <w:tab w:val="left" w:pos="3960"/>
        </w:tabs>
        <w:spacing w:beforeLines="100" w:before="312" w:after="0" w:line="360" w:lineRule="auto"/>
        <w:jc w:val="both"/>
        <w:outlineLvl w:val="2"/>
        <w:rPr>
          <w:bCs/>
          <w:szCs w:val="24"/>
          <w:lang w:eastAsia="zh-CN"/>
        </w:rPr>
      </w:pPr>
      <w:bookmarkStart w:id="192" w:name="_Toc22626349"/>
      <w:bookmarkStart w:id="193" w:name="_Toc22627163"/>
      <w:bookmarkStart w:id="194" w:name="_Toc207615349"/>
      <w:r w:rsidRPr="00CB0BBF">
        <w:rPr>
          <w:bCs/>
          <w:szCs w:val="24"/>
          <w:lang w:eastAsia="zh-CN"/>
        </w:rPr>
        <w:t>一般观察</w:t>
      </w:r>
      <w:bookmarkEnd w:id="192"/>
      <w:bookmarkEnd w:id="193"/>
      <w:bookmarkEnd w:id="194"/>
    </w:p>
    <w:p w14:paraId="4B47BFB7" w14:textId="4AC36705" w:rsidR="00EA70DD" w:rsidRPr="0095441E" w:rsidRDefault="00A42C0E" w:rsidP="0095441E">
      <w:pPr>
        <w:spacing w:line="360" w:lineRule="auto"/>
        <w:ind w:leftChars="200" w:left="2000" w:hangingChars="650" w:hanging="1560"/>
        <w:jc w:val="both"/>
        <w:rPr>
          <w:rFonts w:ascii="Times New Roman" w:hAnsi="Times New Roman"/>
          <w:sz w:val="24"/>
          <w:lang w:eastAsia="zh-CN"/>
        </w:rPr>
      </w:pPr>
      <w:r w:rsidRPr="00CB0BBF">
        <w:rPr>
          <w:rFonts w:ascii="Times New Roman" w:hAnsi="Times New Roman"/>
          <w:sz w:val="24"/>
          <w:lang w:eastAsia="zh-CN"/>
        </w:rPr>
        <w:t>适应期：</w:t>
      </w:r>
      <w:r w:rsidRPr="00CB0BBF">
        <w:rPr>
          <w:rFonts w:ascii="Times New Roman" w:hAnsi="Times New Roman"/>
          <w:sz w:val="24"/>
          <w:lang w:eastAsia="zh-CN"/>
        </w:rPr>
        <w:tab/>
        <w:t>1</w:t>
      </w:r>
      <w:r w:rsidRPr="00CB0BBF">
        <w:rPr>
          <w:rFonts w:ascii="Times New Roman" w:hAnsi="Times New Roman"/>
          <w:sz w:val="24"/>
          <w:lang w:eastAsia="zh-CN"/>
        </w:rPr>
        <w:t>次</w:t>
      </w:r>
      <w:r w:rsidRPr="00CB0BBF">
        <w:rPr>
          <w:rFonts w:ascii="Times New Roman" w:hAnsi="Times New Roman"/>
          <w:sz w:val="24"/>
          <w:lang w:eastAsia="zh-CN"/>
        </w:rPr>
        <w:t>/</w:t>
      </w:r>
      <w:r w:rsidRPr="00CB0BBF">
        <w:rPr>
          <w:rFonts w:ascii="Times New Roman" w:hAnsi="Times New Roman"/>
          <w:sz w:val="24"/>
          <w:lang w:eastAsia="zh-CN"/>
        </w:rPr>
        <w:t>天，至少观察</w:t>
      </w:r>
      <w:r w:rsidRPr="00CB0BBF">
        <w:rPr>
          <w:rFonts w:ascii="Times New Roman" w:hAnsi="Times New Roman"/>
          <w:sz w:val="24"/>
          <w:lang w:eastAsia="zh-CN"/>
        </w:rPr>
        <w:t>2</w:t>
      </w:r>
      <w:r w:rsidRPr="00CB0BBF">
        <w:rPr>
          <w:rFonts w:ascii="Times New Roman" w:hAnsi="Times New Roman"/>
          <w:sz w:val="24"/>
          <w:lang w:eastAsia="zh-CN"/>
        </w:rPr>
        <w:t>天（包括分组当天）</w:t>
      </w:r>
      <w:r w:rsidRPr="00CB0BBF">
        <w:rPr>
          <w:rFonts w:ascii="Times New Roman" w:hAnsi="Times New Roman"/>
          <w:sz w:val="24"/>
          <w:szCs w:val="24"/>
          <w:lang w:eastAsia="zh-CN"/>
        </w:rPr>
        <w:t>每天进行一次</w:t>
      </w:r>
      <w:r w:rsidRPr="00CB0BBF">
        <w:rPr>
          <w:rFonts w:ascii="Times New Roman" w:hAnsi="Times New Roman"/>
          <w:bCs/>
          <w:sz w:val="24"/>
          <w:szCs w:val="24"/>
          <w:lang w:eastAsia="zh-CN"/>
        </w:rPr>
        <w:t>笼旁观察，分组前至少完成</w:t>
      </w:r>
      <w:r w:rsidRPr="00CB0BBF">
        <w:rPr>
          <w:rFonts w:ascii="Times New Roman" w:hAnsi="Times New Roman"/>
          <w:bCs/>
          <w:sz w:val="24"/>
          <w:szCs w:val="24"/>
          <w:lang w:eastAsia="zh-CN"/>
        </w:rPr>
        <w:t>1</w:t>
      </w:r>
      <w:r w:rsidRPr="00CB0BBF">
        <w:rPr>
          <w:rFonts w:ascii="Times New Roman" w:hAnsi="Times New Roman"/>
          <w:bCs/>
          <w:sz w:val="24"/>
          <w:szCs w:val="24"/>
          <w:lang w:eastAsia="zh-CN"/>
        </w:rPr>
        <w:t>次详细的临床观察</w:t>
      </w:r>
      <w:r w:rsidRPr="00CB0BBF">
        <w:rPr>
          <w:rFonts w:ascii="Times New Roman" w:hAnsi="Times New Roman"/>
          <w:sz w:val="24"/>
          <w:lang w:eastAsia="zh-CN"/>
        </w:rPr>
        <w:t>；</w:t>
      </w:r>
      <w:r w:rsidR="0095441E" w:rsidRPr="00CB0BBF">
        <w:rPr>
          <w:rFonts w:ascii="Times New Roman" w:hAnsi="Times New Roman"/>
          <w:sz w:val="24"/>
          <w:lang w:eastAsia="zh-CN"/>
        </w:rPr>
        <w:t>如同时间段完成了详细临床观察，则无需进行笼旁观察。</w:t>
      </w:r>
    </w:p>
    <w:p w14:paraId="1A92AA85" w14:textId="239F8C80" w:rsidR="00EA70DD" w:rsidRPr="00CB0BBF" w:rsidRDefault="00A42C0E">
      <w:pPr>
        <w:widowControl w:val="0"/>
        <w:spacing w:line="360" w:lineRule="auto"/>
        <w:ind w:leftChars="220" w:left="2044" w:hangingChars="650" w:hanging="1560"/>
        <w:rPr>
          <w:rFonts w:ascii="Times New Roman" w:hAnsi="Times New Roman"/>
          <w:sz w:val="24"/>
          <w:lang w:eastAsia="zh-CN"/>
        </w:rPr>
      </w:pPr>
      <w:r w:rsidRPr="00CB0BBF">
        <w:rPr>
          <w:rFonts w:ascii="Times New Roman" w:hAnsi="Times New Roman"/>
          <w:sz w:val="24"/>
          <w:lang w:eastAsia="zh-CN"/>
        </w:rPr>
        <w:t>致敏期间：</w:t>
      </w:r>
      <w:r w:rsidRPr="00CB0BBF">
        <w:rPr>
          <w:rFonts w:ascii="Times New Roman" w:hAnsi="Times New Roman"/>
          <w:sz w:val="24"/>
          <w:lang w:eastAsia="zh-CN"/>
        </w:rPr>
        <w:tab/>
      </w:r>
      <w:r w:rsidRPr="00CB0BBF">
        <w:rPr>
          <w:rFonts w:ascii="Times New Roman" w:hAnsi="Times New Roman"/>
          <w:sz w:val="24"/>
          <w:lang w:eastAsia="zh-CN"/>
        </w:rPr>
        <w:t>致敏给药日：组</w:t>
      </w:r>
      <w:r w:rsidRPr="00CB0BBF">
        <w:rPr>
          <w:rFonts w:ascii="Times New Roman" w:hAnsi="Times New Roman"/>
          <w:sz w:val="24"/>
          <w:lang w:eastAsia="zh-CN"/>
        </w:rPr>
        <w:t>1~</w:t>
      </w:r>
      <w:r w:rsidR="001D5C21">
        <w:rPr>
          <w:rFonts w:ascii="Times New Roman" w:hAnsi="Times New Roman"/>
          <w:sz w:val="24"/>
          <w:lang w:eastAsia="zh-CN"/>
        </w:rPr>
        <w:t>4</w:t>
      </w:r>
      <w:r w:rsidRPr="00CB0BBF">
        <w:rPr>
          <w:rFonts w:ascii="Times New Roman" w:hAnsi="Times New Roman"/>
          <w:sz w:val="24"/>
          <w:lang w:eastAsia="zh-CN"/>
        </w:rPr>
        <w:t>：所有存活动物每日进行</w:t>
      </w:r>
      <w:r w:rsidRPr="00CB0BBF">
        <w:rPr>
          <w:rFonts w:ascii="Times New Roman" w:hAnsi="Times New Roman"/>
          <w:sz w:val="24"/>
          <w:lang w:eastAsia="zh-CN"/>
        </w:rPr>
        <w:t>2</w:t>
      </w:r>
      <w:r w:rsidRPr="00CB0BBF">
        <w:rPr>
          <w:rFonts w:ascii="Times New Roman" w:hAnsi="Times New Roman"/>
          <w:sz w:val="24"/>
          <w:lang w:eastAsia="zh-CN"/>
        </w:rPr>
        <w:t>次一般观察（致敏给药前、给药后各</w:t>
      </w:r>
      <w:r w:rsidRPr="00CB0BBF">
        <w:rPr>
          <w:rFonts w:ascii="Times New Roman" w:hAnsi="Times New Roman"/>
          <w:sz w:val="24"/>
          <w:lang w:eastAsia="zh-CN"/>
        </w:rPr>
        <w:t>1</w:t>
      </w:r>
      <w:r w:rsidRPr="00CB0BBF">
        <w:rPr>
          <w:rFonts w:ascii="Times New Roman" w:hAnsi="Times New Roman"/>
          <w:sz w:val="24"/>
          <w:lang w:eastAsia="zh-CN"/>
        </w:rPr>
        <w:t>次）；</w:t>
      </w:r>
    </w:p>
    <w:p w14:paraId="07A47E65" w14:textId="6A1E16D9" w:rsidR="00EA70DD" w:rsidRPr="00CB0BBF" w:rsidRDefault="00A42C0E">
      <w:pPr>
        <w:spacing w:line="360" w:lineRule="auto"/>
        <w:ind w:leftChars="200" w:left="2000" w:hangingChars="650" w:hanging="1560"/>
        <w:jc w:val="both"/>
        <w:rPr>
          <w:rFonts w:ascii="Times New Roman" w:hAnsi="Times New Roman"/>
          <w:sz w:val="24"/>
          <w:lang w:eastAsia="zh-CN"/>
        </w:rPr>
      </w:pPr>
      <w:r w:rsidRPr="00CB0BBF">
        <w:rPr>
          <w:rFonts w:ascii="Times New Roman" w:hAnsi="Times New Roman"/>
          <w:sz w:val="24"/>
          <w:lang w:eastAsia="zh-CN"/>
        </w:rPr>
        <w:tab/>
      </w:r>
      <w:r w:rsidRPr="00CB0BBF">
        <w:rPr>
          <w:rFonts w:ascii="Times New Roman" w:hAnsi="Times New Roman"/>
          <w:sz w:val="24"/>
          <w:lang w:eastAsia="zh-CN"/>
        </w:rPr>
        <w:t>致敏非给药日：组</w:t>
      </w:r>
      <w:r w:rsidRPr="00CB0BBF">
        <w:rPr>
          <w:rFonts w:ascii="Times New Roman" w:hAnsi="Times New Roman"/>
          <w:sz w:val="24"/>
          <w:lang w:eastAsia="zh-CN"/>
        </w:rPr>
        <w:t>1~</w:t>
      </w:r>
      <w:r w:rsidR="001D5C21">
        <w:rPr>
          <w:rFonts w:ascii="Times New Roman" w:hAnsi="Times New Roman"/>
          <w:sz w:val="24"/>
          <w:lang w:eastAsia="zh-CN"/>
        </w:rPr>
        <w:t>4</w:t>
      </w:r>
      <w:r w:rsidRPr="00CB0BBF">
        <w:rPr>
          <w:rFonts w:ascii="Times New Roman" w:hAnsi="Times New Roman"/>
          <w:sz w:val="24"/>
          <w:lang w:eastAsia="zh-CN"/>
        </w:rPr>
        <w:t>：所有存活动物每天进行</w:t>
      </w:r>
      <w:r w:rsidRPr="00CB0BBF">
        <w:rPr>
          <w:rFonts w:ascii="Times New Roman" w:hAnsi="Times New Roman"/>
          <w:sz w:val="24"/>
          <w:lang w:eastAsia="zh-CN"/>
        </w:rPr>
        <w:t>1</w:t>
      </w:r>
      <w:r w:rsidRPr="00CB0BBF">
        <w:rPr>
          <w:rFonts w:ascii="Times New Roman" w:hAnsi="Times New Roman"/>
          <w:sz w:val="24"/>
          <w:lang w:eastAsia="zh-CN"/>
        </w:rPr>
        <w:t>次笼旁观察，每周至少</w:t>
      </w:r>
      <w:r w:rsidRPr="00CB0BBF">
        <w:rPr>
          <w:rFonts w:ascii="Times New Roman" w:hAnsi="Times New Roman"/>
          <w:sz w:val="24"/>
          <w:lang w:eastAsia="zh-CN"/>
        </w:rPr>
        <w:t>1</w:t>
      </w:r>
      <w:r w:rsidRPr="00CB0BBF">
        <w:rPr>
          <w:rFonts w:ascii="Times New Roman" w:hAnsi="Times New Roman"/>
          <w:sz w:val="24"/>
          <w:lang w:eastAsia="zh-CN"/>
        </w:rPr>
        <w:t>次详细临床观察。如同时间段完成了详细临床观察，则无需进行笼旁观察。</w:t>
      </w:r>
    </w:p>
    <w:p w14:paraId="4C91A682" w14:textId="2D63CB41" w:rsidR="00EA70DD" w:rsidRPr="00CB0BBF" w:rsidRDefault="00A42C0E">
      <w:pPr>
        <w:spacing w:line="360" w:lineRule="auto"/>
        <w:ind w:leftChars="902" w:left="1998" w:hangingChars="6" w:hanging="14"/>
        <w:jc w:val="both"/>
        <w:rPr>
          <w:rFonts w:ascii="Times New Roman" w:hAnsi="Times New Roman"/>
          <w:sz w:val="24"/>
          <w:lang w:eastAsia="zh-CN"/>
        </w:rPr>
      </w:pPr>
      <w:r w:rsidRPr="00CB0BBF">
        <w:rPr>
          <w:rFonts w:ascii="Times New Roman" w:hAnsi="Times New Roman"/>
          <w:sz w:val="24"/>
          <w:lang w:eastAsia="zh-CN"/>
        </w:rPr>
        <w:t>组</w:t>
      </w:r>
      <w:r w:rsidR="001D5C21">
        <w:rPr>
          <w:rFonts w:ascii="Times New Roman" w:hAnsi="Times New Roman"/>
          <w:sz w:val="24"/>
          <w:lang w:eastAsia="zh-CN"/>
        </w:rPr>
        <w:t>5</w:t>
      </w:r>
      <w:r w:rsidRPr="00CB0BBF">
        <w:rPr>
          <w:rFonts w:ascii="Times New Roman" w:hAnsi="Times New Roman"/>
          <w:sz w:val="24"/>
          <w:lang w:eastAsia="zh-CN"/>
        </w:rPr>
        <w:t>（备用动物组）：每天进行</w:t>
      </w:r>
      <w:r w:rsidRPr="00CB0BBF">
        <w:rPr>
          <w:rFonts w:ascii="Times New Roman" w:hAnsi="Times New Roman"/>
          <w:sz w:val="24"/>
          <w:lang w:eastAsia="zh-CN"/>
        </w:rPr>
        <w:t>1</w:t>
      </w:r>
      <w:r w:rsidRPr="00CB0BBF">
        <w:rPr>
          <w:rFonts w:ascii="Times New Roman" w:hAnsi="Times New Roman"/>
          <w:sz w:val="24"/>
          <w:lang w:eastAsia="zh-CN"/>
        </w:rPr>
        <w:t>次笼旁观察。</w:t>
      </w:r>
    </w:p>
    <w:p w14:paraId="0AAD9D73" w14:textId="77777777" w:rsidR="00EA70DD" w:rsidRPr="00CB0BBF" w:rsidRDefault="00A42C0E">
      <w:pPr>
        <w:widowControl w:val="0"/>
        <w:spacing w:line="360" w:lineRule="auto"/>
        <w:ind w:leftChars="219" w:left="1982" w:hangingChars="625" w:hanging="1500"/>
        <w:rPr>
          <w:rFonts w:ascii="Times New Roman" w:hAnsi="Times New Roman"/>
          <w:sz w:val="24"/>
          <w:lang w:eastAsia="zh-CN"/>
        </w:rPr>
      </w:pPr>
      <w:r w:rsidRPr="00CB0BBF">
        <w:rPr>
          <w:rFonts w:ascii="Times New Roman" w:hAnsi="Times New Roman"/>
          <w:sz w:val="24"/>
          <w:lang w:eastAsia="zh-CN"/>
        </w:rPr>
        <w:t>激发：</w:t>
      </w:r>
      <w:r w:rsidRPr="00CB0BBF">
        <w:rPr>
          <w:rFonts w:ascii="Times New Roman" w:hAnsi="Times New Roman"/>
          <w:sz w:val="24"/>
          <w:lang w:eastAsia="zh-CN"/>
        </w:rPr>
        <w:tab/>
      </w:r>
      <w:r w:rsidRPr="00CB0BBF">
        <w:rPr>
          <w:rFonts w:ascii="Times New Roman" w:hAnsi="Times New Roman"/>
          <w:sz w:val="24"/>
          <w:lang w:eastAsia="zh-CN"/>
        </w:rPr>
        <w:t>静脉注射后即刻起至少观察</w:t>
      </w:r>
      <w:r w:rsidRPr="00CB0BBF">
        <w:rPr>
          <w:rFonts w:ascii="Times New Roman" w:hAnsi="Times New Roman"/>
          <w:sz w:val="24"/>
          <w:lang w:eastAsia="zh-CN"/>
        </w:rPr>
        <w:t>30</w:t>
      </w:r>
      <w:r w:rsidRPr="00CB0BBF">
        <w:rPr>
          <w:rFonts w:ascii="Times New Roman" w:hAnsi="Times New Roman"/>
          <w:sz w:val="24"/>
          <w:lang w:eastAsia="zh-CN"/>
        </w:rPr>
        <w:t>分钟，按表</w:t>
      </w:r>
      <w:r w:rsidRPr="00CB0BBF">
        <w:rPr>
          <w:rFonts w:ascii="Times New Roman" w:hAnsi="Times New Roman"/>
          <w:sz w:val="24"/>
          <w:lang w:eastAsia="zh-CN"/>
        </w:rPr>
        <w:t>1</w:t>
      </w:r>
      <w:r w:rsidRPr="00CB0BBF">
        <w:rPr>
          <w:rFonts w:ascii="Times New Roman" w:hAnsi="Times New Roman"/>
          <w:sz w:val="24"/>
          <w:lang w:eastAsia="zh-CN"/>
        </w:rPr>
        <w:t>观察每只动物的反应，包括征状的出现及消失时间，最长观察</w:t>
      </w:r>
      <w:r w:rsidRPr="00CB0BBF">
        <w:rPr>
          <w:rFonts w:ascii="Times New Roman" w:hAnsi="Times New Roman"/>
          <w:sz w:val="24"/>
          <w:lang w:eastAsia="zh-CN"/>
        </w:rPr>
        <w:t>3</w:t>
      </w:r>
      <w:r w:rsidRPr="00CB0BBF">
        <w:rPr>
          <w:rFonts w:ascii="Times New Roman" w:hAnsi="Times New Roman"/>
          <w:sz w:val="24"/>
          <w:lang w:eastAsia="zh-CN"/>
        </w:rPr>
        <w:t>小时。</w:t>
      </w:r>
    </w:p>
    <w:p w14:paraId="417DFE8C" w14:textId="77777777" w:rsidR="00EA70DD" w:rsidRPr="00CB0BBF" w:rsidRDefault="00A42C0E">
      <w:pPr>
        <w:widowControl w:val="0"/>
        <w:spacing w:line="360" w:lineRule="auto"/>
        <w:ind w:leftChars="200" w:left="1805" w:hangingChars="650" w:hanging="1365"/>
        <w:rPr>
          <w:rFonts w:ascii="Times New Roman" w:hAnsi="Times New Roman"/>
          <w:i/>
          <w:sz w:val="21"/>
          <w:szCs w:val="21"/>
          <w:lang w:eastAsia="zh-CN"/>
        </w:rPr>
      </w:pPr>
      <w:r w:rsidRPr="00CB0BBF">
        <w:rPr>
          <w:rFonts w:ascii="Times New Roman" w:hAnsi="Times New Roman"/>
          <w:i/>
          <w:sz w:val="21"/>
          <w:szCs w:val="21"/>
          <w:lang w:eastAsia="zh-CN"/>
        </w:rPr>
        <w:t>注：其余时间观察到的症状也应及时记录。</w:t>
      </w:r>
    </w:p>
    <w:p w14:paraId="34932075" w14:textId="77777777" w:rsidR="007710FB" w:rsidRDefault="007710FB">
      <w:pPr>
        <w:pStyle w:val="ColumnHeading"/>
        <w:widowControl w:val="0"/>
        <w:tabs>
          <w:tab w:val="left" w:pos="3960"/>
        </w:tabs>
        <w:spacing w:beforeLines="50" w:before="156" w:afterLines="50" w:after="156" w:line="360" w:lineRule="auto"/>
        <w:ind w:left="357"/>
        <w:jc w:val="center"/>
        <w:rPr>
          <w:ins w:id="195" w:author="施成楠" w:date="2025-09-02T17:46:00Z"/>
          <w:lang w:eastAsia="zh-CN"/>
        </w:rPr>
      </w:pPr>
    </w:p>
    <w:p w14:paraId="199B1C6D" w14:textId="4809A1DB" w:rsidR="00EA70DD" w:rsidRPr="00CB0BBF" w:rsidRDefault="00A42C0E">
      <w:pPr>
        <w:pStyle w:val="ColumnHeading"/>
        <w:widowControl w:val="0"/>
        <w:tabs>
          <w:tab w:val="left" w:pos="3960"/>
        </w:tabs>
        <w:spacing w:beforeLines="50" w:before="156" w:afterLines="50" w:after="156" w:line="360" w:lineRule="auto"/>
        <w:ind w:left="357"/>
        <w:jc w:val="center"/>
        <w:rPr>
          <w:lang w:eastAsia="zh-CN"/>
        </w:rPr>
      </w:pPr>
      <w:r w:rsidRPr="00CB0BBF">
        <w:rPr>
          <w:lang w:eastAsia="zh-CN"/>
        </w:rPr>
        <w:t>表</w:t>
      </w:r>
      <w:r w:rsidRPr="00CB0BBF">
        <w:rPr>
          <w:lang w:eastAsia="zh-CN"/>
        </w:rPr>
        <w:t xml:space="preserve">1 </w:t>
      </w:r>
      <w:r w:rsidRPr="00CB0BBF">
        <w:rPr>
          <w:lang w:eastAsia="zh-CN"/>
        </w:rPr>
        <w:t>过敏反应症状</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8"/>
        <w:gridCol w:w="3171"/>
        <w:gridCol w:w="2892"/>
      </w:tblGrid>
      <w:tr w:rsidR="00EA70DD" w:rsidRPr="00CB0BBF" w14:paraId="00067953" w14:textId="77777777">
        <w:trPr>
          <w:jc w:val="center"/>
        </w:trPr>
        <w:tc>
          <w:tcPr>
            <w:tcW w:w="1654" w:type="pct"/>
          </w:tcPr>
          <w:p w14:paraId="6E9E33B9"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0 </w:t>
            </w:r>
            <w:r w:rsidRPr="00CB0BBF">
              <w:rPr>
                <w:rFonts w:ascii="Times New Roman" w:hAnsi="Times New Roman"/>
                <w:bCs/>
                <w:sz w:val="21"/>
                <w:szCs w:val="21"/>
                <w:lang w:eastAsia="zh-CN"/>
              </w:rPr>
              <w:t>正常</w:t>
            </w:r>
          </w:p>
        </w:tc>
        <w:tc>
          <w:tcPr>
            <w:tcW w:w="1750" w:type="pct"/>
          </w:tcPr>
          <w:p w14:paraId="46332DE7"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7 </w:t>
            </w:r>
            <w:r w:rsidRPr="00CB0BBF">
              <w:rPr>
                <w:rFonts w:ascii="Times New Roman" w:hAnsi="Times New Roman"/>
                <w:bCs/>
                <w:sz w:val="21"/>
                <w:szCs w:val="21"/>
                <w:lang w:eastAsia="zh-CN"/>
              </w:rPr>
              <w:t>呼吸急促</w:t>
            </w:r>
          </w:p>
        </w:tc>
        <w:tc>
          <w:tcPr>
            <w:tcW w:w="1596" w:type="pct"/>
          </w:tcPr>
          <w:p w14:paraId="3474CDC3"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14 </w:t>
            </w:r>
            <w:r w:rsidRPr="00CB0BBF">
              <w:rPr>
                <w:rFonts w:ascii="Times New Roman" w:hAnsi="Times New Roman"/>
                <w:bCs/>
                <w:sz w:val="21"/>
                <w:szCs w:val="21"/>
                <w:lang w:eastAsia="zh-CN"/>
              </w:rPr>
              <w:t>步态不稳</w:t>
            </w:r>
          </w:p>
        </w:tc>
      </w:tr>
      <w:tr w:rsidR="00EA70DD" w:rsidRPr="00CB0BBF" w14:paraId="0EBD1CC3" w14:textId="77777777">
        <w:trPr>
          <w:jc w:val="center"/>
        </w:trPr>
        <w:tc>
          <w:tcPr>
            <w:tcW w:w="1654" w:type="pct"/>
          </w:tcPr>
          <w:p w14:paraId="13692392"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1 </w:t>
            </w:r>
            <w:r w:rsidRPr="00CB0BBF">
              <w:rPr>
                <w:rFonts w:ascii="Times New Roman" w:hAnsi="Times New Roman"/>
                <w:bCs/>
                <w:sz w:val="21"/>
                <w:szCs w:val="21"/>
                <w:lang w:eastAsia="zh-CN"/>
              </w:rPr>
              <w:t>不安宁</w:t>
            </w:r>
          </w:p>
        </w:tc>
        <w:tc>
          <w:tcPr>
            <w:tcW w:w="1750" w:type="pct"/>
          </w:tcPr>
          <w:p w14:paraId="43865748"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8 </w:t>
            </w:r>
            <w:r w:rsidRPr="00CB0BBF">
              <w:rPr>
                <w:rFonts w:ascii="Times New Roman" w:hAnsi="Times New Roman"/>
                <w:bCs/>
                <w:sz w:val="21"/>
                <w:szCs w:val="21"/>
                <w:lang w:eastAsia="zh-CN"/>
              </w:rPr>
              <w:t>排尿</w:t>
            </w:r>
          </w:p>
        </w:tc>
        <w:tc>
          <w:tcPr>
            <w:tcW w:w="1596" w:type="pct"/>
          </w:tcPr>
          <w:p w14:paraId="13CF31FB"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15 </w:t>
            </w:r>
            <w:r w:rsidRPr="00CB0BBF">
              <w:rPr>
                <w:rFonts w:ascii="Times New Roman" w:hAnsi="Times New Roman"/>
                <w:bCs/>
                <w:sz w:val="21"/>
                <w:szCs w:val="21"/>
                <w:lang w:eastAsia="zh-CN"/>
              </w:rPr>
              <w:t>跳跃</w:t>
            </w:r>
          </w:p>
        </w:tc>
      </w:tr>
      <w:tr w:rsidR="00EA70DD" w:rsidRPr="00CB0BBF" w14:paraId="51BE6C3E" w14:textId="77777777">
        <w:trPr>
          <w:jc w:val="center"/>
        </w:trPr>
        <w:tc>
          <w:tcPr>
            <w:tcW w:w="1654" w:type="pct"/>
          </w:tcPr>
          <w:p w14:paraId="08052F9F"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2 </w:t>
            </w:r>
            <w:r w:rsidRPr="00CB0BBF">
              <w:rPr>
                <w:rFonts w:ascii="Times New Roman" w:hAnsi="Times New Roman"/>
                <w:bCs/>
                <w:sz w:val="21"/>
                <w:szCs w:val="21"/>
                <w:lang w:eastAsia="zh-CN"/>
              </w:rPr>
              <w:t>竖毛</w:t>
            </w:r>
          </w:p>
        </w:tc>
        <w:tc>
          <w:tcPr>
            <w:tcW w:w="1750" w:type="pct"/>
          </w:tcPr>
          <w:p w14:paraId="4A00A4E1"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9 </w:t>
            </w:r>
            <w:r w:rsidRPr="00CB0BBF">
              <w:rPr>
                <w:rFonts w:ascii="Times New Roman" w:hAnsi="Times New Roman"/>
                <w:bCs/>
                <w:sz w:val="21"/>
                <w:szCs w:val="21"/>
                <w:lang w:eastAsia="zh-CN"/>
              </w:rPr>
              <w:t>排粪</w:t>
            </w:r>
          </w:p>
        </w:tc>
        <w:tc>
          <w:tcPr>
            <w:tcW w:w="1596" w:type="pct"/>
          </w:tcPr>
          <w:p w14:paraId="15C21578"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16 </w:t>
            </w:r>
            <w:r w:rsidRPr="00CB0BBF">
              <w:rPr>
                <w:rFonts w:ascii="Times New Roman" w:hAnsi="Times New Roman"/>
                <w:bCs/>
                <w:sz w:val="21"/>
                <w:szCs w:val="21"/>
                <w:lang w:eastAsia="zh-CN"/>
              </w:rPr>
              <w:t>喘息</w:t>
            </w:r>
          </w:p>
        </w:tc>
      </w:tr>
      <w:tr w:rsidR="00EA70DD" w:rsidRPr="00CB0BBF" w14:paraId="66673E22" w14:textId="77777777">
        <w:trPr>
          <w:jc w:val="center"/>
        </w:trPr>
        <w:tc>
          <w:tcPr>
            <w:tcW w:w="1654" w:type="pct"/>
          </w:tcPr>
          <w:p w14:paraId="114B6396"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3 </w:t>
            </w:r>
            <w:r w:rsidRPr="00CB0BBF">
              <w:rPr>
                <w:rFonts w:ascii="Times New Roman" w:hAnsi="Times New Roman"/>
                <w:bCs/>
                <w:sz w:val="21"/>
                <w:szCs w:val="21"/>
                <w:lang w:eastAsia="zh-CN"/>
              </w:rPr>
              <w:t>发抖</w:t>
            </w:r>
          </w:p>
        </w:tc>
        <w:tc>
          <w:tcPr>
            <w:tcW w:w="1750" w:type="pct"/>
          </w:tcPr>
          <w:p w14:paraId="14383BE6"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10 </w:t>
            </w:r>
            <w:r w:rsidRPr="00CB0BBF">
              <w:rPr>
                <w:rFonts w:ascii="Times New Roman" w:hAnsi="Times New Roman"/>
                <w:bCs/>
                <w:sz w:val="21"/>
                <w:szCs w:val="21"/>
                <w:lang w:eastAsia="zh-CN"/>
              </w:rPr>
              <w:t>流泪</w:t>
            </w:r>
          </w:p>
        </w:tc>
        <w:tc>
          <w:tcPr>
            <w:tcW w:w="1596" w:type="pct"/>
          </w:tcPr>
          <w:p w14:paraId="4C5EA831"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17 </w:t>
            </w:r>
            <w:r w:rsidRPr="00CB0BBF">
              <w:rPr>
                <w:rFonts w:ascii="Times New Roman" w:hAnsi="Times New Roman"/>
                <w:bCs/>
                <w:sz w:val="21"/>
                <w:szCs w:val="21"/>
                <w:lang w:eastAsia="zh-CN"/>
              </w:rPr>
              <w:t>痉挛</w:t>
            </w:r>
          </w:p>
        </w:tc>
      </w:tr>
      <w:tr w:rsidR="00EA70DD" w:rsidRPr="00CB0BBF" w14:paraId="36FDD3BB" w14:textId="77777777">
        <w:trPr>
          <w:jc w:val="center"/>
        </w:trPr>
        <w:tc>
          <w:tcPr>
            <w:tcW w:w="1654" w:type="pct"/>
          </w:tcPr>
          <w:p w14:paraId="21C7927E"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4 </w:t>
            </w:r>
            <w:r w:rsidRPr="00CB0BBF">
              <w:rPr>
                <w:rFonts w:ascii="Times New Roman" w:hAnsi="Times New Roman"/>
                <w:bCs/>
                <w:sz w:val="21"/>
                <w:szCs w:val="21"/>
                <w:lang w:eastAsia="zh-CN"/>
              </w:rPr>
              <w:t>搔鼻</w:t>
            </w:r>
          </w:p>
        </w:tc>
        <w:tc>
          <w:tcPr>
            <w:tcW w:w="1750" w:type="pct"/>
          </w:tcPr>
          <w:p w14:paraId="004BB415"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11 </w:t>
            </w:r>
            <w:r w:rsidRPr="00CB0BBF">
              <w:rPr>
                <w:rFonts w:ascii="Times New Roman" w:hAnsi="Times New Roman"/>
                <w:bCs/>
                <w:sz w:val="21"/>
                <w:szCs w:val="21"/>
                <w:lang w:eastAsia="zh-CN"/>
              </w:rPr>
              <w:t>呼吸困难</w:t>
            </w:r>
          </w:p>
        </w:tc>
        <w:tc>
          <w:tcPr>
            <w:tcW w:w="1596" w:type="pct"/>
          </w:tcPr>
          <w:p w14:paraId="734847F7"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18 </w:t>
            </w:r>
            <w:r w:rsidRPr="00CB0BBF">
              <w:rPr>
                <w:rFonts w:ascii="Times New Roman" w:hAnsi="Times New Roman"/>
                <w:bCs/>
                <w:sz w:val="21"/>
                <w:szCs w:val="21"/>
                <w:lang w:eastAsia="zh-CN"/>
              </w:rPr>
              <w:t>旋转</w:t>
            </w:r>
          </w:p>
        </w:tc>
      </w:tr>
      <w:tr w:rsidR="00EA70DD" w:rsidRPr="00CB0BBF" w14:paraId="05EAB793" w14:textId="77777777">
        <w:trPr>
          <w:jc w:val="center"/>
        </w:trPr>
        <w:tc>
          <w:tcPr>
            <w:tcW w:w="1654" w:type="pct"/>
          </w:tcPr>
          <w:p w14:paraId="42B07EAE"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5 </w:t>
            </w:r>
            <w:r w:rsidRPr="00CB0BBF">
              <w:rPr>
                <w:rFonts w:ascii="Times New Roman" w:hAnsi="Times New Roman"/>
                <w:bCs/>
                <w:sz w:val="21"/>
                <w:szCs w:val="21"/>
                <w:lang w:eastAsia="zh-CN"/>
              </w:rPr>
              <w:t>喷嚏</w:t>
            </w:r>
          </w:p>
        </w:tc>
        <w:tc>
          <w:tcPr>
            <w:tcW w:w="1750" w:type="pct"/>
          </w:tcPr>
          <w:p w14:paraId="07F8B993"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12 </w:t>
            </w:r>
            <w:r w:rsidRPr="00CB0BBF">
              <w:rPr>
                <w:rFonts w:ascii="Times New Roman" w:hAnsi="Times New Roman"/>
                <w:bCs/>
                <w:sz w:val="21"/>
                <w:szCs w:val="21"/>
                <w:lang w:eastAsia="zh-CN"/>
              </w:rPr>
              <w:t>哮鸣音</w:t>
            </w:r>
          </w:p>
        </w:tc>
        <w:tc>
          <w:tcPr>
            <w:tcW w:w="1596" w:type="pct"/>
          </w:tcPr>
          <w:p w14:paraId="6BF3E024"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19 </w:t>
            </w:r>
            <w:r w:rsidRPr="00CB0BBF">
              <w:rPr>
                <w:rFonts w:ascii="Times New Roman" w:hAnsi="Times New Roman"/>
                <w:bCs/>
                <w:sz w:val="21"/>
                <w:szCs w:val="21"/>
                <w:lang w:eastAsia="zh-CN"/>
              </w:rPr>
              <w:t>潮式呼吸</w:t>
            </w:r>
          </w:p>
        </w:tc>
      </w:tr>
      <w:tr w:rsidR="00EA70DD" w:rsidRPr="00CB0BBF" w14:paraId="3A6561F4" w14:textId="77777777">
        <w:trPr>
          <w:jc w:val="center"/>
        </w:trPr>
        <w:tc>
          <w:tcPr>
            <w:tcW w:w="1654" w:type="pct"/>
          </w:tcPr>
          <w:p w14:paraId="1891247F"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6 </w:t>
            </w:r>
            <w:r w:rsidRPr="00CB0BBF">
              <w:rPr>
                <w:rFonts w:ascii="Times New Roman" w:hAnsi="Times New Roman"/>
                <w:bCs/>
                <w:sz w:val="21"/>
                <w:szCs w:val="21"/>
                <w:lang w:eastAsia="zh-CN"/>
              </w:rPr>
              <w:t>咳嗽</w:t>
            </w:r>
          </w:p>
        </w:tc>
        <w:tc>
          <w:tcPr>
            <w:tcW w:w="1750" w:type="pct"/>
          </w:tcPr>
          <w:p w14:paraId="1331E86B"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13 </w:t>
            </w:r>
            <w:r w:rsidRPr="00CB0BBF">
              <w:rPr>
                <w:rFonts w:ascii="Times New Roman" w:hAnsi="Times New Roman"/>
                <w:bCs/>
                <w:sz w:val="21"/>
                <w:szCs w:val="21"/>
                <w:lang w:eastAsia="zh-CN"/>
              </w:rPr>
              <w:t>紫癜</w:t>
            </w:r>
          </w:p>
        </w:tc>
        <w:tc>
          <w:tcPr>
            <w:tcW w:w="1596" w:type="pct"/>
          </w:tcPr>
          <w:p w14:paraId="7CAE00E6"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 xml:space="preserve">20 </w:t>
            </w:r>
            <w:r w:rsidRPr="00CB0BBF">
              <w:rPr>
                <w:rFonts w:ascii="Times New Roman" w:hAnsi="Times New Roman"/>
                <w:bCs/>
                <w:sz w:val="21"/>
                <w:szCs w:val="21"/>
                <w:lang w:eastAsia="zh-CN"/>
              </w:rPr>
              <w:t>死亡</w:t>
            </w:r>
          </w:p>
        </w:tc>
      </w:tr>
    </w:tbl>
    <w:p w14:paraId="5E6BA4C8" w14:textId="77777777" w:rsidR="00EA70DD" w:rsidRPr="00CB0BBF" w:rsidRDefault="00A42C0E">
      <w:pPr>
        <w:pStyle w:val="ColumnHeading"/>
        <w:widowControl w:val="0"/>
        <w:numPr>
          <w:ilvl w:val="2"/>
          <w:numId w:val="11"/>
        </w:numPr>
        <w:tabs>
          <w:tab w:val="left" w:pos="3960"/>
        </w:tabs>
        <w:spacing w:beforeLines="100" w:before="312" w:after="0" w:line="360" w:lineRule="auto"/>
        <w:jc w:val="both"/>
        <w:outlineLvl w:val="2"/>
        <w:rPr>
          <w:bCs/>
          <w:szCs w:val="24"/>
          <w:lang w:eastAsia="zh-CN"/>
        </w:rPr>
      </w:pPr>
      <w:bookmarkStart w:id="196" w:name="_Toc22626350"/>
      <w:bookmarkStart w:id="197" w:name="_Toc22627164"/>
      <w:bookmarkStart w:id="198" w:name="_Toc207615350"/>
      <w:r w:rsidRPr="00CB0BBF">
        <w:rPr>
          <w:bCs/>
          <w:szCs w:val="24"/>
          <w:lang w:eastAsia="zh-CN"/>
        </w:rPr>
        <w:t>评价标准</w:t>
      </w:r>
      <w:bookmarkEnd w:id="196"/>
      <w:bookmarkEnd w:id="197"/>
      <w:bookmarkEnd w:id="198"/>
    </w:p>
    <w:p w14:paraId="629D7002" w14:textId="77777777" w:rsidR="00EA70DD" w:rsidRPr="00CB0BBF" w:rsidRDefault="00A42C0E">
      <w:pPr>
        <w:pStyle w:val="afd"/>
        <w:widowControl w:val="0"/>
        <w:spacing w:line="360" w:lineRule="auto"/>
        <w:ind w:left="357" w:firstLineChars="0" w:firstLine="0"/>
        <w:rPr>
          <w:rFonts w:ascii="Times New Roman" w:hAnsi="Times New Roman"/>
          <w:lang w:eastAsia="zh-CN"/>
        </w:rPr>
      </w:pPr>
      <w:r w:rsidRPr="00CB0BBF">
        <w:rPr>
          <w:rFonts w:ascii="Times New Roman" w:hAnsi="Times New Roman"/>
          <w:sz w:val="24"/>
          <w:lang w:eastAsia="zh-CN"/>
        </w:rPr>
        <w:t>根据表</w:t>
      </w:r>
      <w:r w:rsidRPr="00CB0BBF">
        <w:rPr>
          <w:rFonts w:ascii="Times New Roman" w:hAnsi="Times New Roman"/>
          <w:sz w:val="24"/>
          <w:lang w:eastAsia="zh-CN"/>
        </w:rPr>
        <w:t>2</w:t>
      </w:r>
      <w:r w:rsidRPr="00CB0BBF">
        <w:rPr>
          <w:rFonts w:ascii="Times New Roman" w:hAnsi="Times New Roman"/>
          <w:sz w:val="24"/>
          <w:lang w:eastAsia="zh-CN"/>
        </w:rPr>
        <w:t>判断过敏反应发生程度。</w:t>
      </w:r>
    </w:p>
    <w:p w14:paraId="4CDEF762" w14:textId="77777777" w:rsidR="00EA70DD" w:rsidRPr="00CB0BBF" w:rsidRDefault="00A42C0E">
      <w:pPr>
        <w:pStyle w:val="afd"/>
        <w:widowControl w:val="0"/>
        <w:spacing w:beforeLines="50" w:before="156" w:afterLines="50" w:after="156" w:line="360" w:lineRule="auto"/>
        <w:ind w:left="357" w:firstLineChars="0" w:firstLine="0"/>
        <w:jc w:val="center"/>
        <w:rPr>
          <w:rFonts w:ascii="Times New Roman" w:hAnsi="Times New Roman"/>
          <w:b/>
          <w:bCs/>
          <w:sz w:val="24"/>
          <w:szCs w:val="24"/>
          <w:lang w:eastAsia="zh-CN"/>
        </w:rPr>
      </w:pPr>
      <w:r w:rsidRPr="00CB0BBF">
        <w:rPr>
          <w:rFonts w:ascii="Times New Roman" w:hAnsi="Times New Roman"/>
          <w:b/>
          <w:bCs/>
          <w:sz w:val="24"/>
          <w:szCs w:val="24"/>
          <w:lang w:eastAsia="zh-CN"/>
        </w:rPr>
        <w:t>表</w:t>
      </w:r>
      <w:r w:rsidRPr="00CB0BBF">
        <w:rPr>
          <w:rFonts w:ascii="Times New Roman" w:hAnsi="Times New Roman"/>
          <w:b/>
          <w:bCs/>
          <w:sz w:val="24"/>
          <w:szCs w:val="24"/>
          <w:lang w:eastAsia="zh-CN"/>
        </w:rPr>
        <w:t xml:space="preserve">2 </w:t>
      </w:r>
      <w:r w:rsidRPr="00CB0BBF">
        <w:rPr>
          <w:rFonts w:ascii="Times New Roman" w:hAnsi="Times New Roman"/>
          <w:b/>
          <w:bCs/>
          <w:sz w:val="24"/>
          <w:szCs w:val="24"/>
          <w:lang w:eastAsia="zh-CN"/>
        </w:rPr>
        <w:t>全身致敏性标准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2"/>
        <w:gridCol w:w="3150"/>
        <w:gridCol w:w="2999"/>
      </w:tblGrid>
      <w:tr w:rsidR="00EA70DD" w:rsidRPr="00CB0BBF" w14:paraId="14664DB3" w14:textId="77777777">
        <w:trPr>
          <w:jc w:val="center"/>
        </w:trPr>
        <w:tc>
          <w:tcPr>
            <w:tcW w:w="1607" w:type="pct"/>
          </w:tcPr>
          <w:p w14:paraId="20C551B5" w14:textId="77777777" w:rsidR="00EA70DD" w:rsidRPr="00CB0BBF" w:rsidRDefault="00A42C0E">
            <w:pPr>
              <w:widowControl w:val="0"/>
              <w:jc w:val="both"/>
              <w:rPr>
                <w:rFonts w:ascii="Times New Roman" w:hAnsi="Times New Roman"/>
                <w:sz w:val="21"/>
                <w:szCs w:val="21"/>
              </w:rPr>
            </w:pPr>
            <w:r w:rsidRPr="00CB0BBF">
              <w:rPr>
                <w:rFonts w:ascii="Times New Roman" w:hAnsi="Times New Roman"/>
                <w:sz w:val="21"/>
                <w:szCs w:val="21"/>
              </w:rPr>
              <w:t>0</w:t>
            </w:r>
          </w:p>
        </w:tc>
        <w:tc>
          <w:tcPr>
            <w:tcW w:w="1738" w:type="pct"/>
          </w:tcPr>
          <w:p w14:paraId="4CDC3DD5"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sz w:val="21"/>
                <w:szCs w:val="21"/>
              </w:rPr>
              <w:sym w:font="Symbol" w:char="F02D"/>
            </w:r>
          </w:p>
        </w:tc>
        <w:tc>
          <w:tcPr>
            <w:tcW w:w="1655" w:type="pct"/>
          </w:tcPr>
          <w:p w14:paraId="383CED3F" w14:textId="77777777" w:rsidR="00EA70DD" w:rsidRPr="00CB0BBF" w:rsidRDefault="00A42C0E">
            <w:pPr>
              <w:widowControl w:val="0"/>
              <w:jc w:val="both"/>
              <w:rPr>
                <w:rFonts w:ascii="Times New Roman" w:hAnsi="Times New Roman"/>
                <w:bCs/>
                <w:sz w:val="21"/>
                <w:szCs w:val="21"/>
                <w:lang w:eastAsia="zh-TW"/>
              </w:rPr>
            </w:pPr>
            <w:r w:rsidRPr="00CB0BBF">
              <w:rPr>
                <w:rFonts w:ascii="Times New Roman" w:hAnsi="Times New Roman"/>
                <w:sz w:val="21"/>
                <w:szCs w:val="21"/>
                <w:lang w:eastAsia="zh-CN"/>
              </w:rPr>
              <w:t>过敏反应阴性</w:t>
            </w:r>
          </w:p>
        </w:tc>
      </w:tr>
      <w:tr w:rsidR="00EA70DD" w:rsidRPr="00CB0BBF" w14:paraId="21943911" w14:textId="77777777">
        <w:trPr>
          <w:jc w:val="center"/>
        </w:trPr>
        <w:tc>
          <w:tcPr>
            <w:tcW w:w="1607" w:type="pct"/>
          </w:tcPr>
          <w:p w14:paraId="33BF8E44"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1~4</w:t>
            </w:r>
            <w:r w:rsidRPr="00CB0BBF">
              <w:rPr>
                <w:rFonts w:ascii="Times New Roman" w:hAnsi="Times New Roman"/>
                <w:bCs/>
                <w:sz w:val="21"/>
                <w:szCs w:val="21"/>
                <w:lang w:eastAsia="zh-CN"/>
              </w:rPr>
              <w:t>症状</w:t>
            </w:r>
          </w:p>
        </w:tc>
        <w:tc>
          <w:tcPr>
            <w:tcW w:w="1738" w:type="pct"/>
          </w:tcPr>
          <w:p w14:paraId="56C1900F"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w:t>
            </w:r>
          </w:p>
        </w:tc>
        <w:tc>
          <w:tcPr>
            <w:tcW w:w="1655" w:type="pct"/>
          </w:tcPr>
          <w:p w14:paraId="5AC0629E" w14:textId="77777777" w:rsidR="00EA70DD" w:rsidRPr="00CB0BBF" w:rsidRDefault="00A42C0E">
            <w:pPr>
              <w:widowControl w:val="0"/>
              <w:jc w:val="both"/>
              <w:rPr>
                <w:rFonts w:ascii="Times New Roman" w:hAnsi="Times New Roman"/>
                <w:bCs/>
                <w:sz w:val="21"/>
                <w:szCs w:val="21"/>
                <w:lang w:eastAsia="zh-TW"/>
              </w:rPr>
            </w:pPr>
            <w:r w:rsidRPr="00CB0BBF">
              <w:rPr>
                <w:rFonts w:ascii="Times New Roman" w:hAnsi="Times New Roman"/>
                <w:sz w:val="21"/>
                <w:szCs w:val="21"/>
                <w:lang w:eastAsia="zh-CN"/>
              </w:rPr>
              <w:t>过敏反应弱阳性</w:t>
            </w:r>
          </w:p>
        </w:tc>
      </w:tr>
      <w:tr w:rsidR="00EA70DD" w:rsidRPr="00CB0BBF" w14:paraId="5D8E83D6" w14:textId="77777777">
        <w:trPr>
          <w:jc w:val="center"/>
        </w:trPr>
        <w:tc>
          <w:tcPr>
            <w:tcW w:w="1607" w:type="pct"/>
          </w:tcPr>
          <w:p w14:paraId="4E5E09B5"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5~10</w:t>
            </w:r>
            <w:r w:rsidRPr="00CB0BBF">
              <w:rPr>
                <w:rFonts w:ascii="Times New Roman" w:hAnsi="Times New Roman"/>
                <w:bCs/>
                <w:sz w:val="21"/>
                <w:szCs w:val="21"/>
                <w:lang w:eastAsia="zh-CN"/>
              </w:rPr>
              <w:t>症状</w:t>
            </w:r>
          </w:p>
        </w:tc>
        <w:tc>
          <w:tcPr>
            <w:tcW w:w="1738" w:type="pct"/>
          </w:tcPr>
          <w:p w14:paraId="08A73801"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w:t>
            </w:r>
          </w:p>
        </w:tc>
        <w:tc>
          <w:tcPr>
            <w:tcW w:w="1655" w:type="pct"/>
          </w:tcPr>
          <w:p w14:paraId="121C2A46" w14:textId="77777777" w:rsidR="00EA70DD" w:rsidRPr="00CB0BBF" w:rsidRDefault="00A42C0E">
            <w:pPr>
              <w:widowControl w:val="0"/>
              <w:jc w:val="both"/>
              <w:rPr>
                <w:rFonts w:ascii="Times New Roman" w:hAnsi="Times New Roman"/>
                <w:bCs/>
                <w:sz w:val="21"/>
                <w:szCs w:val="21"/>
                <w:lang w:eastAsia="zh-TW"/>
              </w:rPr>
            </w:pPr>
            <w:r w:rsidRPr="00CB0BBF">
              <w:rPr>
                <w:rFonts w:ascii="Times New Roman" w:hAnsi="Times New Roman"/>
                <w:sz w:val="21"/>
                <w:szCs w:val="21"/>
                <w:lang w:eastAsia="zh-CN"/>
              </w:rPr>
              <w:t>过敏反应阳性</w:t>
            </w:r>
          </w:p>
        </w:tc>
      </w:tr>
      <w:tr w:rsidR="00EA70DD" w:rsidRPr="00CB0BBF" w14:paraId="3CD9977F" w14:textId="77777777">
        <w:trPr>
          <w:jc w:val="center"/>
        </w:trPr>
        <w:tc>
          <w:tcPr>
            <w:tcW w:w="1607" w:type="pct"/>
          </w:tcPr>
          <w:p w14:paraId="3F64A2BA"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11~19</w:t>
            </w:r>
            <w:r w:rsidRPr="00CB0BBF">
              <w:rPr>
                <w:rFonts w:ascii="Times New Roman" w:hAnsi="Times New Roman"/>
                <w:bCs/>
                <w:sz w:val="21"/>
                <w:szCs w:val="21"/>
                <w:lang w:eastAsia="zh-CN"/>
              </w:rPr>
              <w:t>症状</w:t>
            </w:r>
          </w:p>
        </w:tc>
        <w:tc>
          <w:tcPr>
            <w:tcW w:w="1738" w:type="pct"/>
          </w:tcPr>
          <w:p w14:paraId="12C38853"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w:t>
            </w:r>
          </w:p>
        </w:tc>
        <w:tc>
          <w:tcPr>
            <w:tcW w:w="1655" w:type="pct"/>
          </w:tcPr>
          <w:p w14:paraId="725187F4" w14:textId="77777777" w:rsidR="00EA70DD" w:rsidRPr="00CB0BBF" w:rsidRDefault="00A42C0E">
            <w:pPr>
              <w:widowControl w:val="0"/>
              <w:jc w:val="both"/>
              <w:rPr>
                <w:rFonts w:ascii="Times New Roman" w:hAnsi="Times New Roman"/>
                <w:bCs/>
                <w:sz w:val="21"/>
                <w:szCs w:val="21"/>
                <w:lang w:eastAsia="zh-TW"/>
              </w:rPr>
            </w:pPr>
            <w:r w:rsidRPr="00CB0BBF">
              <w:rPr>
                <w:rFonts w:ascii="Times New Roman" w:hAnsi="Times New Roman"/>
                <w:sz w:val="21"/>
                <w:szCs w:val="21"/>
                <w:lang w:eastAsia="zh-CN"/>
              </w:rPr>
              <w:t>过敏反应强阳性</w:t>
            </w:r>
          </w:p>
        </w:tc>
      </w:tr>
      <w:tr w:rsidR="00EA70DD" w:rsidRPr="00CB0BBF" w14:paraId="058C0DD9" w14:textId="77777777">
        <w:trPr>
          <w:jc w:val="center"/>
        </w:trPr>
        <w:tc>
          <w:tcPr>
            <w:tcW w:w="1607" w:type="pct"/>
          </w:tcPr>
          <w:p w14:paraId="0295C6B8"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20</w:t>
            </w:r>
            <w:r w:rsidRPr="00CB0BBF">
              <w:rPr>
                <w:rFonts w:ascii="Times New Roman" w:hAnsi="Times New Roman"/>
                <w:bCs/>
                <w:sz w:val="21"/>
                <w:szCs w:val="21"/>
                <w:lang w:eastAsia="zh-CN"/>
              </w:rPr>
              <w:t>症状</w:t>
            </w:r>
          </w:p>
        </w:tc>
        <w:tc>
          <w:tcPr>
            <w:tcW w:w="1738" w:type="pct"/>
          </w:tcPr>
          <w:p w14:paraId="46F543AE"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bCs/>
                <w:sz w:val="21"/>
                <w:szCs w:val="21"/>
                <w:lang w:eastAsia="zh-CN"/>
              </w:rPr>
              <w:t>＋＋＋＋</w:t>
            </w:r>
          </w:p>
        </w:tc>
        <w:tc>
          <w:tcPr>
            <w:tcW w:w="1655" w:type="pct"/>
          </w:tcPr>
          <w:p w14:paraId="4A3244F3" w14:textId="77777777" w:rsidR="00EA70DD" w:rsidRPr="00CB0BBF" w:rsidRDefault="00A42C0E">
            <w:pPr>
              <w:widowControl w:val="0"/>
              <w:jc w:val="both"/>
              <w:rPr>
                <w:rFonts w:ascii="Times New Roman" w:hAnsi="Times New Roman"/>
                <w:bCs/>
                <w:sz w:val="21"/>
                <w:szCs w:val="21"/>
                <w:lang w:eastAsia="zh-TW"/>
              </w:rPr>
            </w:pPr>
            <w:r w:rsidRPr="00CB0BBF">
              <w:rPr>
                <w:rFonts w:ascii="Times New Roman" w:hAnsi="Times New Roman"/>
                <w:sz w:val="21"/>
                <w:szCs w:val="21"/>
                <w:lang w:eastAsia="zh-CN"/>
              </w:rPr>
              <w:t>过敏反应极强阳性</w:t>
            </w:r>
          </w:p>
        </w:tc>
      </w:tr>
    </w:tbl>
    <w:p w14:paraId="68FC0310" w14:textId="77777777" w:rsidR="00EA70DD" w:rsidRPr="00CB0BBF" w:rsidRDefault="00A42C0E">
      <w:pPr>
        <w:pStyle w:val="ColumnHeading"/>
        <w:widowControl w:val="0"/>
        <w:numPr>
          <w:ilvl w:val="2"/>
          <w:numId w:val="11"/>
        </w:numPr>
        <w:tabs>
          <w:tab w:val="left" w:pos="3960"/>
        </w:tabs>
        <w:spacing w:beforeLines="100" w:before="312" w:after="0" w:line="360" w:lineRule="auto"/>
        <w:jc w:val="both"/>
        <w:outlineLvl w:val="2"/>
        <w:rPr>
          <w:bCs/>
          <w:szCs w:val="24"/>
          <w:lang w:eastAsia="zh-CN"/>
        </w:rPr>
      </w:pPr>
      <w:bookmarkStart w:id="199" w:name="_Toc22627165"/>
      <w:bookmarkStart w:id="200" w:name="_Toc22626351"/>
      <w:bookmarkStart w:id="201" w:name="_Toc207615351"/>
      <w:r w:rsidRPr="00CB0BBF">
        <w:rPr>
          <w:bCs/>
          <w:szCs w:val="24"/>
          <w:lang w:eastAsia="zh-CN"/>
        </w:rPr>
        <w:t>死亡或濒死动物处理</w:t>
      </w:r>
      <w:bookmarkEnd w:id="199"/>
      <w:bookmarkEnd w:id="200"/>
      <w:bookmarkEnd w:id="201"/>
    </w:p>
    <w:p w14:paraId="270E76B9" w14:textId="68F2A2CE" w:rsidR="00EA70DD" w:rsidRPr="00CB0BBF" w:rsidRDefault="003A0D34">
      <w:pPr>
        <w:widowControl w:val="0"/>
        <w:spacing w:line="360" w:lineRule="auto"/>
        <w:ind w:firstLineChars="200" w:firstLine="480"/>
        <w:rPr>
          <w:rFonts w:ascii="Times New Roman" w:hAnsi="Times New Roman"/>
          <w:sz w:val="24"/>
          <w:lang w:eastAsia="zh-CN"/>
        </w:rPr>
      </w:pPr>
      <w:r w:rsidRPr="00CB0BBF">
        <w:rPr>
          <w:rFonts w:ascii="Times New Roman" w:hAnsi="Times New Roman" w:hint="eastAsia"/>
          <w:sz w:val="24"/>
          <w:lang w:eastAsia="zh-CN"/>
        </w:rPr>
        <w:t>除激发引起的动物死亡外，濒死安乐死动物和发现死亡的动物</w:t>
      </w:r>
      <w:r w:rsidR="0006408B" w:rsidRPr="00CB0BBF">
        <w:rPr>
          <w:rFonts w:ascii="Times New Roman" w:hAnsi="Times New Roman"/>
          <w:sz w:val="24"/>
          <w:lang w:eastAsia="zh-CN"/>
        </w:rPr>
        <w:t>（对濒死动物进行过量</w:t>
      </w:r>
      <w:r w:rsidR="0006408B" w:rsidRPr="00CB0BBF">
        <w:rPr>
          <w:rFonts w:ascii="Times New Roman" w:hAnsi="Times New Roman"/>
          <w:sz w:val="24"/>
          <w:lang w:eastAsia="zh-CN"/>
        </w:rPr>
        <w:t>CO</w:t>
      </w:r>
      <w:r w:rsidR="0006408B" w:rsidRPr="00CB0BBF">
        <w:rPr>
          <w:rFonts w:ascii="Times New Roman" w:hAnsi="Times New Roman"/>
          <w:sz w:val="24"/>
          <w:vertAlign w:val="subscript"/>
          <w:lang w:eastAsia="zh-CN"/>
        </w:rPr>
        <w:t>2</w:t>
      </w:r>
      <w:r w:rsidR="0006408B" w:rsidRPr="00CB0BBF">
        <w:rPr>
          <w:rFonts w:ascii="Times New Roman" w:hAnsi="Times New Roman"/>
          <w:sz w:val="24"/>
          <w:lang w:eastAsia="zh-CN"/>
        </w:rPr>
        <w:t>安乐死）</w:t>
      </w:r>
      <w:r w:rsidR="00F92FB6" w:rsidRPr="00CB0BBF">
        <w:rPr>
          <w:rFonts w:ascii="Times New Roman" w:hAnsi="Times New Roman" w:hint="eastAsia"/>
          <w:sz w:val="24"/>
          <w:lang w:eastAsia="zh-CN"/>
        </w:rPr>
        <w:t>要进行解剖</w:t>
      </w:r>
      <w:r w:rsidRPr="00CB0BBF">
        <w:rPr>
          <w:rFonts w:ascii="Times New Roman" w:hAnsi="Times New Roman"/>
          <w:sz w:val="24"/>
          <w:lang w:eastAsia="zh-CN"/>
        </w:rPr>
        <w:t>，</w:t>
      </w:r>
      <w:r w:rsidRPr="00CB0BBF">
        <w:rPr>
          <w:rFonts w:ascii="Times New Roman" w:hAnsi="Times New Roman" w:hint="eastAsia"/>
          <w:sz w:val="24"/>
          <w:lang w:eastAsia="zh-CN"/>
        </w:rPr>
        <w:t>非工作时间发现动物死亡后放置冰箱冷藏（</w:t>
      </w:r>
      <w:r w:rsidRPr="00CB0BBF">
        <w:rPr>
          <w:rFonts w:ascii="Times New Roman" w:hAnsi="Times New Roman" w:hint="eastAsia"/>
          <w:sz w:val="24"/>
          <w:lang w:eastAsia="zh-CN"/>
        </w:rPr>
        <w:t>2~8</w:t>
      </w:r>
      <w:r w:rsidR="00B60EA0">
        <w:rPr>
          <w:rFonts w:ascii="Times New Roman" w:hAnsi="Times New Roman"/>
          <w:sz w:val="24"/>
          <w:lang w:eastAsia="zh-CN"/>
        </w:rPr>
        <w:t>℃</w:t>
      </w:r>
      <w:r w:rsidRPr="00CB0BBF">
        <w:rPr>
          <w:rFonts w:ascii="Times New Roman" w:hAnsi="Times New Roman" w:hint="eastAsia"/>
          <w:sz w:val="24"/>
          <w:lang w:eastAsia="zh-CN"/>
        </w:rPr>
        <w:t>），并于</w:t>
      </w:r>
      <w:r w:rsidRPr="00CB0BBF">
        <w:rPr>
          <w:rFonts w:ascii="Times New Roman" w:hAnsi="Times New Roman" w:hint="eastAsia"/>
          <w:sz w:val="24"/>
          <w:lang w:eastAsia="zh-CN"/>
        </w:rPr>
        <w:t>24</w:t>
      </w:r>
      <w:r w:rsidRPr="00CB0BBF">
        <w:rPr>
          <w:rFonts w:ascii="Times New Roman" w:hAnsi="Times New Roman" w:hint="eastAsia"/>
          <w:sz w:val="24"/>
          <w:lang w:eastAsia="zh-CN"/>
        </w:rPr>
        <w:t>小时内尽快完成解剖。记录解剖情况和大体损伤，大体损伤或异常的组织以及</w:t>
      </w:r>
      <w:r w:rsidR="0006408B" w:rsidRPr="00CB0BBF">
        <w:rPr>
          <w:rFonts w:ascii="Times New Roman" w:hAnsi="Times New Roman"/>
          <w:sz w:val="24"/>
          <w:lang w:eastAsia="zh-CN"/>
        </w:rPr>
        <w:t>心脏、肝脏、脾脏、肺脏、胸腺、肾脏、肾上腺、胰腺、胃、十二指肠、空肠、回肠、直肠、结肠、盲肠和脑</w:t>
      </w:r>
      <w:r w:rsidR="00FA7922" w:rsidRPr="00CB0BBF">
        <w:rPr>
          <w:rFonts w:ascii="Times New Roman" w:hAnsi="Times New Roman" w:hint="eastAsia"/>
          <w:sz w:val="24"/>
          <w:lang w:eastAsia="zh-CN"/>
        </w:rPr>
        <w:t>进行组织病理学检查</w:t>
      </w:r>
      <w:r w:rsidR="0006408B" w:rsidRPr="00CB0BBF">
        <w:rPr>
          <w:rFonts w:ascii="Times New Roman" w:hAnsi="Times New Roman"/>
          <w:sz w:val="24"/>
          <w:lang w:eastAsia="zh-CN"/>
        </w:rPr>
        <w:t>并确认动物标识。除上述脏器外，若全身其他组织脏器（如被毛、皮肤等）发现异常，应进行记录并取材，需进行组织病理学检查。</w:t>
      </w:r>
    </w:p>
    <w:p w14:paraId="70ED5EFC" w14:textId="77777777" w:rsidR="00EA70DD" w:rsidRPr="00CB0BBF" w:rsidRDefault="00A42C0E">
      <w:pPr>
        <w:pStyle w:val="ColumnHeading"/>
        <w:widowControl w:val="0"/>
        <w:numPr>
          <w:ilvl w:val="2"/>
          <w:numId w:val="11"/>
        </w:numPr>
        <w:tabs>
          <w:tab w:val="left" w:pos="3960"/>
        </w:tabs>
        <w:spacing w:beforeLines="100" w:before="312" w:after="0" w:line="360" w:lineRule="auto"/>
        <w:jc w:val="both"/>
        <w:outlineLvl w:val="2"/>
        <w:rPr>
          <w:bCs/>
          <w:szCs w:val="24"/>
          <w:lang w:eastAsia="zh-CN"/>
        </w:rPr>
      </w:pPr>
      <w:bookmarkStart w:id="202" w:name="_Toc22627166"/>
      <w:bookmarkStart w:id="203" w:name="_Toc22626352"/>
      <w:bookmarkStart w:id="204" w:name="_Toc207615352"/>
      <w:r w:rsidRPr="00CB0BBF">
        <w:rPr>
          <w:bCs/>
          <w:szCs w:val="24"/>
          <w:lang w:eastAsia="zh-CN"/>
        </w:rPr>
        <w:t>动物安乐死</w:t>
      </w:r>
      <w:bookmarkEnd w:id="202"/>
      <w:bookmarkEnd w:id="203"/>
      <w:bookmarkEnd w:id="204"/>
    </w:p>
    <w:p w14:paraId="5D61EA33" w14:textId="77777777" w:rsidR="00EA70DD" w:rsidRPr="00CB0BBF" w:rsidRDefault="00A42C0E">
      <w:pPr>
        <w:widowControl w:val="0"/>
        <w:spacing w:line="360" w:lineRule="auto"/>
        <w:ind w:firstLineChars="200" w:firstLine="480"/>
        <w:rPr>
          <w:rFonts w:ascii="Times New Roman" w:hAnsi="Times New Roman"/>
          <w:sz w:val="24"/>
          <w:lang w:eastAsia="zh-CN"/>
        </w:rPr>
      </w:pPr>
      <w:r w:rsidRPr="00CB0BBF">
        <w:rPr>
          <w:rFonts w:ascii="Times New Roman" w:hAnsi="Times New Roman"/>
          <w:sz w:val="24"/>
          <w:lang w:eastAsia="zh-CN"/>
        </w:rPr>
        <w:t>末次激发观察结束后，所有激发存活动物（包括备用动物组）吸入过量</w:t>
      </w:r>
      <w:r w:rsidRPr="00CB0BBF">
        <w:rPr>
          <w:rFonts w:ascii="Times New Roman" w:hAnsi="Times New Roman"/>
          <w:sz w:val="24"/>
          <w:lang w:eastAsia="zh-CN"/>
        </w:rPr>
        <w:t>CO</w:t>
      </w:r>
      <w:r w:rsidRPr="00CB0BBF">
        <w:rPr>
          <w:rFonts w:ascii="Times New Roman" w:hAnsi="Times New Roman"/>
          <w:sz w:val="24"/>
          <w:vertAlign w:val="subscript"/>
          <w:lang w:eastAsia="zh-CN"/>
        </w:rPr>
        <w:t>2</w:t>
      </w:r>
      <w:r w:rsidRPr="00CB0BBF">
        <w:rPr>
          <w:rFonts w:ascii="Times New Roman" w:hAnsi="Times New Roman"/>
          <w:sz w:val="24"/>
          <w:lang w:eastAsia="zh-CN"/>
        </w:rPr>
        <w:t>后，开胸或放血安乐死。</w:t>
      </w:r>
    </w:p>
    <w:p w14:paraId="10627BB9" w14:textId="77777777" w:rsidR="00EA70DD" w:rsidRPr="00CB0BBF" w:rsidRDefault="00A42C0E">
      <w:pPr>
        <w:pStyle w:val="Bullet"/>
        <w:widowControl w:val="0"/>
        <w:numPr>
          <w:ilvl w:val="1"/>
          <w:numId w:val="9"/>
        </w:numPr>
        <w:tabs>
          <w:tab w:val="clear" w:pos="900"/>
          <w:tab w:val="left" w:pos="576"/>
          <w:tab w:val="left" w:pos="2880"/>
        </w:tabs>
        <w:adjustRightInd w:val="0"/>
        <w:spacing w:beforeLines="100" w:before="312" w:line="360" w:lineRule="auto"/>
        <w:ind w:left="578" w:hanging="578"/>
        <w:outlineLvl w:val="1"/>
        <w:rPr>
          <w:b/>
          <w:szCs w:val="24"/>
          <w:lang w:eastAsia="zh-CN"/>
        </w:rPr>
      </w:pPr>
      <w:bookmarkStart w:id="205" w:name="_Toc22627167"/>
      <w:bookmarkStart w:id="206" w:name="_Toc22626353"/>
      <w:bookmarkStart w:id="207" w:name="_Toc207615353"/>
      <w:r w:rsidRPr="00CB0BBF">
        <w:rPr>
          <w:b/>
          <w:szCs w:val="24"/>
          <w:lang w:eastAsia="zh-CN"/>
        </w:rPr>
        <w:t>统计分析</w:t>
      </w:r>
      <w:bookmarkEnd w:id="205"/>
      <w:bookmarkEnd w:id="206"/>
      <w:bookmarkEnd w:id="207"/>
    </w:p>
    <w:p w14:paraId="2D312FD7" w14:textId="32050564" w:rsidR="00EA70DD" w:rsidRPr="00CB0BBF" w:rsidRDefault="00A42C0E">
      <w:pPr>
        <w:adjustRightInd w:val="0"/>
        <w:spacing w:line="360" w:lineRule="auto"/>
        <w:ind w:firstLineChars="200" w:firstLine="480"/>
        <w:jc w:val="both"/>
        <w:rPr>
          <w:rFonts w:ascii="Times New Roman" w:hAnsi="Times New Roman"/>
          <w:sz w:val="24"/>
          <w:szCs w:val="24"/>
          <w:lang w:eastAsia="zh-CN"/>
        </w:rPr>
      </w:pPr>
      <w:bookmarkStart w:id="208" w:name="_Toc22626354"/>
      <w:bookmarkStart w:id="209" w:name="_Toc22627168"/>
      <w:r w:rsidRPr="00CB0BBF">
        <w:rPr>
          <w:rFonts w:ascii="Times New Roman" w:hAnsi="Times New Roman"/>
          <w:sz w:val="24"/>
          <w:szCs w:val="24"/>
          <w:lang w:eastAsia="zh-CN"/>
        </w:rPr>
        <w:lastRenderedPageBreak/>
        <w:t>D-1</w:t>
      </w:r>
      <w:r w:rsidRPr="00CB0BBF">
        <w:rPr>
          <w:rFonts w:ascii="Times New Roman" w:hAnsi="Times New Roman"/>
          <w:sz w:val="24"/>
          <w:szCs w:val="24"/>
          <w:lang w:eastAsia="zh-CN"/>
        </w:rPr>
        <w:t>、</w:t>
      </w:r>
      <w:r w:rsidRPr="00CB0BBF">
        <w:rPr>
          <w:rFonts w:ascii="Times New Roman" w:hAnsi="Times New Roman"/>
          <w:sz w:val="24"/>
          <w:szCs w:val="24"/>
          <w:lang w:eastAsia="zh-CN"/>
        </w:rPr>
        <w:t>D1</w:t>
      </w:r>
      <w:r w:rsidRPr="00CB0BBF">
        <w:rPr>
          <w:rFonts w:ascii="Times New Roman" w:hAnsi="Times New Roman"/>
          <w:sz w:val="24"/>
          <w:szCs w:val="24"/>
          <w:lang w:eastAsia="zh-CN"/>
        </w:rPr>
        <w:t>、</w:t>
      </w:r>
      <w:r w:rsidRPr="00CB0BBF">
        <w:rPr>
          <w:rFonts w:ascii="Times New Roman" w:hAnsi="Times New Roman"/>
          <w:sz w:val="24"/>
          <w:szCs w:val="24"/>
          <w:lang w:eastAsia="zh-CN"/>
        </w:rPr>
        <w:t>D5</w:t>
      </w:r>
      <w:r w:rsidRPr="00CB0BBF">
        <w:rPr>
          <w:rFonts w:ascii="Times New Roman" w:hAnsi="Times New Roman"/>
          <w:sz w:val="24"/>
          <w:szCs w:val="24"/>
          <w:lang w:eastAsia="zh-CN"/>
        </w:rPr>
        <w:t>、</w:t>
      </w:r>
      <w:r w:rsidRPr="00CB0BBF">
        <w:rPr>
          <w:rFonts w:ascii="Times New Roman" w:hAnsi="Times New Roman"/>
          <w:sz w:val="24"/>
          <w:szCs w:val="24"/>
          <w:lang w:eastAsia="zh-CN"/>
        </w:rPr>
        <w:t>D19</w:t>
      </w:r>
      <w:r w:rsidRPr="00CB0BBF">
        <w:rPr>
          <w:rFonts w:ascii="Times New Roman" w:hAnsi="Times New Roman"/>
          <w:sz w:val="24"/>
          <w:szCs w:val="24"/>
          <w:lang w:eastAsia="zh-CN"/>
        </w:rPr>
        <w:t>和</w:t>
      </w:r>
      <w:r w:rsidRPr="00CB0BBF">
        <w:rPr>
          <w:rFonts w:ascii="Times New Roman" w:hAnsi="Times New Roman"/>
          <w:sz w:val="24"/>
          <w:szCs w:val="24"/>
          <w:lang w:eastAsia="zh-CN"/>
        </w:rPr>
        <w:t>D26</w:t>
      </w:r>
      <w:r w:rsidRPr="00CB0BBF">
        <w:rPr>
          <w:rFonts w:ascii="Times New Roman" w:hAnsi="Times New Roman"/>
          <w:sz w:val="24"/>
          <w:szCs w:val="24"/>
          <w:lang w:eastAsia="zh-CN"/>
        </w:rPr>
        <w:t>（如果有，除阳性对照组外）动物体重按性别以均数</w:t>
      </w:r>
      <w:r w:rsidRPr="00CB0BBF">
        <w:rPr>
          <w:rFonts w:ascii="Times New Roman" w:hAnsi="Times New Roman"/>
          <w:sz w:val="24"/>
          <w:szCs w:val="24"/>
          <w:lang w:eastAsia="zh-CN"/>
        </w:rPr>
        <w:t>±</w:t>
      </w:r>
      <w:r w:rsidRPr="00CB0BBF">
        <w:rPr>
          <w:rFonts w:ascii="Times New Roman" w:hAnsi="Times New Roman"/>
          <w:sz w:val="24"/>
          <w:szCs w:val="24"/>
          <w:lang w:eastAsia="zh-CN"/>
        </w:rPr>
        <w:t>标准差表示。上述数据采用</w:t>
      </w:r>
      <w:r w:rsidRPr="00CB0BBF">
        <w:rPr>
          <w:rFonts w:ascii="Times New Roman" w:hAnsi="Times New Roman"/>
          <w:sz w:val="24"/>
          <w:szCs w:val="24"/>
          <w:lang w:eastAsia="zh-CN"/>
        </w:rPr>
        <w:t>Provantis</w:t>
      </w:r>
      <w:r w:rsidRPr="00CB0BBF">
        <w:rPr>
          <w:rFonts w:ascii="Times New Roman" w:hAnsi="Times New Roman"/>
          <w:sz w:val="24"/>
          <w:szCs w:val="24"/>
          <w:lang w:eastAsia="zh-CN"/>
        </w:rPr>
        <w:t>系统进行统计分析。当</w:t>
      </w:r>
      <w:r w:rsidRPr="00CB0BBF">
        <w:rPr>
          <w:rFonts w:ascii="Times New Roman" w:hAnsi="Times New Roman"/>
          <w:sz w:val="24"/>
          <w:szCs w:val="24"/>
          <w:lang w:eastAsia="zh-CN"/>
        </w:rPr>
        <w:t>n≥3</w:t>
      </w:r>
      <w:r w:rsidRPr="00CB0BBF">
        <w:rPr>
          <w:rFonts w:ascii="Times New Roman" w:hAnsi="Times New Roman"/>
          <w:sz w:val="24"/>
          <w:szCs w:val="24"/>
          <w:lang w:eastAsia="zh-CN"/>
        </w:rPr>
        <w:t>，组</w:t>
      </w:r>
      <w:r w:rsidRPr="00CB0BBF">
        <w:rPr>
          <w:rFonts w:ascii="Times New Roman" w:hAnsi="Times New Roman"/>
          <w:sz w:val="24"/>
          <w:szCs w:val="24"/>
          <w:lang w:eastAsia="zh-CN"/>
        </w:rPr>
        <w:t>2-</w:t>
      </w:r>
      <w:r w:rsidR="005A3807">
        <w:rPr>
          <w:rFonts w:ascii="Times New Roman" w:hAnsi="Times New Roman"/>
          <w:sz w:val="24"/>
          <w:szCs w:val="24"/>
          <w:lang w:eastAsia="zh-CN"/>
        </w:rPr>
        <w:t>4</w:t>
      </w:r>
      <w:r w:rsidRPr="00CB0BBF">
        <w:rPr>
          <w:rFonts w:ascii="Times New Roman" w:hAnsi="Times New Roman"/>
          <w:sz w:val="24"/>
          <w:szCs w:val="24"/>
          <w:lang w:eastAsia="zh-CN"/>
        </w:rPr>
        <w:t>与组</w:t>
      </w:r>
      <w:r w:rsidRPr="00CB0BBF">
        <w:rPr>
          <w:rFonts w:ascii="Times New Roman" w:hAnsi="Times New Roman"/>
          <w:sz w:val="24"/>
          <w:szCs w:val="24"/>
          <w:lang w:eastAsia="zh-CN"/>
        </w:rPr>
        <w:t>1</w:t>
      </w:r>
      <w:r w:rsidRPr="00CB0BBF">
        <w:rPr>
          <w:rFonts w:ascii="Times New Roman" w:hAnsi="Times New Roman"/>
          <w:sz w:val="24"/>
          <w:szCs w:val="24"/>
          <w:lang w:eastAsia="zh-CN"/>
        </w:rPr>
        <w:t>相比时，均按照以下方法统计：</w:t>
      </w:r>
      <w:r w:rsidRPr="00CB0BBF">
        <w:rPr>
          <w:rFonts w:ascii="宋体" w:hAnsi="宋体" w:cs="宋体" w:hint="eastAsia"/>
          <w:sz w:val="24"/>
          <w:szCs w:val="24"/>
          <w:lang w:eastAsia="zh-CN"/>
        </w:rPr>
        <w:t>①</w:t>
      </w:r>
      <w:r w:rsidRPr="00CB0BBF">
        <w:rPr>
          <w:rFonts w:ascii="Times New Roman" w:hAnsi="Times New Roman"/>
          <w:sz w:val="24"/>
          <w:szCs w:val="24"/>
          <w:lang w:eastAsia="zh-CN"/>
        </w:rPr>
        <w:t>用</w:t>
      </w:r>
      <w:r w:rsidRPr="00CB0BBF">
        <w:rPr>
          <w:rFonts w:ascii="Times New Roman" w:hAnsi="Times New Roman"/>
          <w:sz w:val="24"/>
          <w:szCs w:val="24"/>
          <w:lang w:eastAsia="zh-CN"/>
        </w:rPr>
        <w:t>Levene's</w:t>
      </w:r>
      <w:r w:rsidRPr="00CB0BBF">
        <w:rPr>
          <w:rFonts w:ascii="Times New Roman" w:hAnsi="Times New Roman"/>
          <w:sz w:val="24"/>
          <w:szCs w:val="24"/>
          <w:lang w:eastAsia="zh-CN"/>
        </w:rPr>
        <w:t>检验检测数据的方差齐性，如果方差齐（</w:t>
      </w:r>
      <w:r w:rsidRPr="00CB0BBF">
        <w:rPr>
          <w:rFonts w:ascii="Times New Roman" w:hAnsi="Times New Roman"/>
          <w:i/>
          <w:sz w:val="24"/>
          <w:szCs w:val="24"/>
          <w:lang w:eastAsia="zh-CN"/>
        </w:rPr>
        <w:t>P</w:t>
      </w:r>
      <w:r w:rsidRPr="00CB0BBF">
        <w:rPr>
          <w:rFonts w:ascii="Times New Roman" w:hAnsi="Times New Roman"/>
          <w:sz w:val="24"/>
          <w:szCs w:val="24"/>
          <w:lang w:eastAsia="zh-CN"/>
        </w:rPr>
        <w:t>&gt;0.05</w:t>
      </w:r>
      <w:r w:rsidRPr="00CB0BBF">
        <w:rPr>
          <w:rFonts w:ascii="Times New Roman" w:hAnsi="Times New Roman"/>
          <w:sz w:val="24"/>
          <w:szCs w:val="24"/>
          <w:lang w:eastAsia="zh-CN"/>
        </w:rPr>
        <w:t>），则进行单因素方差分析（</w:t>
      </w:r>
      <w:r w:rsidRPr="00CB0BBF">
        <w:rPr>
          <w:rFonts w:ascii="Times New Roman" w:hAnsi="Times New Roman"/>
          <w:sz w:val="24"/>
          <w:szCs w:val="24"/>
          <w:lang w:eastAsia="zh-CN"/>
        </w:rPr>
        <w:t>ANOVA</w:t>
      </w:r>
      <w:r w:rsidRPr="00CB0BBF">
        <w:rPr>
          <w:rFonts w:ascii="Times New Roman" w:hAnsi="Times New Roman"/>
          <w:sz w:val="24"/>
          <w:szCs w:val="24"/>
          <w:lang w:eastAsia="zh-CN"/>
        </w:rPr>
        <w:t>）；如果方差不齐（</w:t>
      </w:r>
      <w:r w:rsidRPr="00CB0BBF">
        <w:rPr>
          <w:rFonts w:ascii="Times New Roman" w:hAnsi="Times New Roman"/>
          <w:i/>
          <w:sz w:val="24"/>
          <w:szCs w:val="24"/>
          <w:lang w:eastAsia="zh-CN"/>
        </w:rPr>
        <w:t>P</w:t>
      </w:r>
      <w:r w:rsidRPr="00CB0BBF">
        <w:rPr>
          <w:rFonts w:ascii="Times New Roman" w:hAnsi="Times New Roman"/>
          <w:sz w:val="24"/>
          <w:szCs w:val="24"/>
          <w:lang w:eastAsia="zh-CN"/>
        </w:rPr>
        <w:t>≤0.05</w:t>
      </w:r>
      <w:r w:rsidRPr="00CB0BBF">
        <w:rPr>
          <w:rFonts w:ascii="Times New Roman" w:hAnsi="Times New Roman"/>
          <w:sz w:val="24"/>
          <w:szCs w:val="24"/>
          <w:lang w:eastAsia="zh-CN"/>
        </w:rPr>
        <w:t>），则将数据进行常用对数转换（</w:t>
      </w:r>
      <w:r w:rsidRPr="00CB0BBF">
        <w:rPr>
          <w:rFonts w:ascii="Times New Roman" w:hAnsi="Times New Roman"/>
          <w:sz w:val="24"/>
          <w:szCs w:val="24"/>
          <w:lang w:eastAsia="zh-CN"/>
        </w:rPr>
        <w:t>Logarithmic Transformation</w:t>
      </w:r>
      <w:r w:rsidRPr="00CB0BBF">
        <w:rPr>
          <w:rFonts w:ascii="Times New Roman" w:hAnsi="Times New Roman"/>
          <w:sz w:val="24"/>
          <w:szCs w:val="24"/>
          <w:lang w:eastAsia="zh-CN"/>
        </w:rPr>
        <w:t>）后再次采用</w:t>
      </w:r>
      <w:r w:rsidRPr="00CB0BBF">
        <w:rPr>
          <w:rFonts w:ascii="Times New Roman" w:hAnsi="Times New Roman"/>
          <w:sz w:val="24"/>
          <w:szCs w:val="24"/>
          <w:lang w:eastAsia="zh-CN"/>
        </w:rPr>
        <w:t>Levene’s</w:t>
      </w:r>
      <w:r w:rsidRPr="00CB0BBF">
        <w:rPr>
          <w:rFonts w:ascii="Times New Roman" w:hAnsi="Times New Roman"/>
          <w:sz w:val="24"/>
          <w:szCs w:val="24"/>
          <w:lang w:eastAsia="zh-CN"/>
        </w:rPr>
        <w:t>检验检测数据（</w:t>
      </w:r>
      <w:r w:rsidRPr="00CB0BBF">
        <w:rPr>
          <w:rFonts w:ascii="Times New Roman" w:hAnsi="Times New Roman"/>
          <w:sz w:val="24"/>
          <w:szCs w:val="24"/>
          <w:lang w:eastAsia="zh-CN"/>
        </w:rPr>
        <w:t>Log data</w:t>
      </w:r>
      <w:r w:rsidRPr="00CB0BBF">
        <w:rPr>
          <w:rFonts w:ascii="Times New Roman" w:hAnsi="Times New Roman"/>
          <w:sz w:val="24"/>
          <w:szCs w:val="24"/>
          <w:lang w:eastAsia="zh-CN"/>
        </w:rPr>
        <w:t>）的方差齐性，如果方差齐（</w:t>
      </w:r>
      <w:r w:rsidRPr="00CB0BBF">
        <w:rPr>
          <w:rFonts w:ascii="Times New Roman" w:hAnsi="Times New Roman"/>
          <w:i/>
          <w:sz w:val="24"/>
          <w:szCs w:val="24"/>
          <w:lang w:eastAsia="zh-CN"/>
        </w:rPr>
        <w:t>P</w:t>
      </w:r>
      <w:r w:rsidRPr="00CB0BBF">
        <w:rPr>
          <w:rFonts w:ascii="Times New Roman" w:hAnsi="Times New Roman"/>
          <w:sz w:val="24"/>
          <w:szCs w:val="24"/>
          <w:lang w:eastAsia="zh-CN"/>
        </w:rPr>
        <w:t>&gt;0.05</w:t>
      </w:r>
      <w:r w:rsidRPr="00CB0BBF">
        <w:rPr>
          <w:rFonts w:ascii="Times New Roman" w:hAnsi="Times New Roman"/>
          <w:sz w:val="24"/>
          <w:szCs w:val="24"/>
          <w:lang w:eastAsia="zh-CN"/>
        </w:rPr>
        <w:t>），则采用</w:t>
      </w:r>
      <w:r w:rsidRPr="00CB0BBF">
        <w:rPr>
          <w:rFonts w:ascii="Times New Roman" w:hAnsi="Times New Roman"/>
          <w:sz w:val="24"/>
          <w:szCs w:val="24"/>
          <w:lang w:eastAsia="zh-CN"/>
        </w:rPr>
        <w:t>Log data</w:t>
      </w:r>
      <w:r w:rsidRPr="00CB0BBF">
        <w:rPr>
          <w:rFonts w:ascii="Times New Roman" w:hAnsi="Times New Roman"/>
          <w:sz w:val="24"/>
          <w:szCs w:val="24"/>
          <w:lang w:eastAsia="zh-CN"/>
        </w:rPr>
        <w:t>进行单因素方差分析（</w:t>
      </w:r>
      <w:r w:rsidRPr="00CB0BBF">
        <w:rPr>
          <w:rFonts w:ascii="Times New Roman" w:hAnsi="Times New Roman"/>
          <w:sz w:val="24"/>
          <w:szCs w:val="24"/>
          <w:lang w:eastAsia="zh-CN"/>
        </w:rPr>
        <w:t>ANOVA</w:t>
      </w:r>
      <w:r w:rsidRPr="00CB0BBF">
        <w:rPr>
          <w:rFonts w:ascii="Times New Roman" w:hAnsi="Times New Roman"/>
          <w:sz w:val="24"/>
          <w:szCs w:val="24"/>
          <w:lang w:eastAsia="zh-CN"/>
        </w:rPr>
        <w:t>）；如果方差不齐（</w:t>
      </w:r>
      <w:r w:rsidRPr="00CB0BBF">
        <w:rPr>
          <w:rFonts w:ascii="Times New Roman" w:hAnsi="Times New Roman"/>
          <w:i/>
          <w:sz w:val="24"/>
          <w:szCs w:val="24"/>
          <w:lang w:eastAsia="zh-CN"/>
        </w:rPr>
        <w:t>P</w:t>
      </w:r>
      <w:r w:rsidRPr="00CB0BBF">
        <w:rPr>
          <w:rFonts w:ascii="Times New Roman" w:hAnsi="Times New Roman"/>
          <w:sz w:val="24"/>
          <w:szCs w:val="24"/>
          <w:lang w:eastAsia="zh-CN"/>
        </w:rPr>
        <w:t>≤0.05</w:t>
      </w:r>
      <w:r w:rsidRPr="00CB0BBF">
        <w:rPr>
          <w:rFonts w:ascii="Times New Roman" w:hAnsi="Times New Roman"/>
          <w:sz w:val="24"/>
          <w:szCs w:val="24"/>
          <w:lang w:eastAsia="zh-CN"/>
        </w:rPr>
        <w:t>），则将原数据进行秩转换（</w:t>
      </w:r>
      <w:r w:rsidRPr="00CB0BBF">
        <w:rPr>
          <w:rFonts w:ascii="Times New Roman" w:hAnsi="Times New Roman"/>
          <w:sz w:val="24"/>
          <w:szCs w:val="24"/>
          <w:lang w:eastAsia="zh-CN"/>
        </w:rPr>
        <w:t>Rank Transformation</w:t>
      </w:r>
      <w:r w:rsidRPr="00CB0BBF">
        <w:rPr>
          <w:rFonts w:ascii="Times New Roman" w:hAnsi="Times New Roman"/>
          <w:sz w:val="24"/>
          <w:szCs w:val="24"/>
          <w:lang w:eastAsia="zh-CN"/>
        </w:rPr>
        <w:t>）后（</w:t>
      </w:r>
      <w:r w:rsidRPr="00CB0BBF">
        <w:rPr>
          <w:rFonts w:ascii="Times New Roman" w:hAnsi="Times New Roman"/>
          <w:sz w:val="24"/>
          <w:szCs w:val="24"/>
          <w:lang w:eastAsia="zh-CN"/>
        </w:rPr>
        <w:t>Rank data</w:t>
      </w:r>
      <w:r w:rsidRPr="00CB0BBF">
        <w:rPr>
          <w:rFonts w:ascii="Times New Roman" w:hAnsi="Times New Roman"/>
          <w:sz w:val="24"/>
          <w:szCs w:val="24"/>
          <w:lang w:eastAsia="zh-CN"/>
        </w:rPr>
        <w:t>）进行</w:t>
      </w:r>
      <w:r w:rsidRPr="00CB0BBF">
        <w:rPr>
          <w:rFonts w:ascii="Times New Roman" w:hAnsi="Times New Roman"/>
          <w:sz w:val="24"/>
          <w:szCs w:val="24"/>
          <w:lang w:eastAsia="zh-CN"/>
        </w:rPr>
        <w:t>Kruskal- Wallis</w:t>
      </w:r>
      <w:r w:rsidRPr="00CB0BBF">
        <w:rPr>
          <w:rFonts w:ascii="Times New Roman" w:hAnsi="Times New Roman"/>
          <w:sz w:val="24"/>
          <w:szCs w:val="24"/>
          <w:lang w:eastAsia="zh-CN"/>
        </w:rPr>
        <w:t>检验；</w:t>
      </w:r>
      <w:r w:rsidRPr="00CB0BBF">
        <w:rPr>
          <w:rFonts w:ascii="宋体" w:hAnsi="宋体" w:cs="宋体" w:hint="eastAsia"/>
          <w:sz w:val="24"/>
          <w:szCs w:val="24"/>
          <w:lang w:eastAsia="zh-CN"/>
        </w:rPr>
        <w:t>②</w:t>
      </w:r>
      <w:r w:rsidRPr="00CB0BBF">
        <w:rPr>
          <w:rFonts w:ascii="Times New Roman" w:hAnsi="Times New Roman"/>
          <w:sz w:val="24"/>
          <w:szCs w:val="24"/>
          <w:lang w:eastAsia="zh-CN"/>
        </w:rPr>
        <w:t>如果方差分析（</w:t>
      </w:r>
      <w:r w:rsidRPr="00CB0BBF">
        <w:rPr>
          <w:rFonts w:ascii="Times New Roman" w:hAnsi="Times New Roman"/>
          <w:sz w:val="24"/>
          <w:szCs w:val="24"/>
          <w:lang w:eastAsia="zh-CN"/>
        </w:rPr>
        <w:t>ANOVA</w:t>
      </w:r>
      <w:r w:rsidRPr="00CB0BBF">
        <w:rPr>
          <w:rFonts w:ascii="Times New Roman" w:hAnsi="Times New Roman"/>
          <w:sz w:val="24"/>
          <w:szCs w:val="24"/>
          <w:lang w:eastAsia="zh-CN"/>
        </w:rPr>
        <w:t>）结果有统计学差异（</w:t>
      </w:r>
      <w:r w:rsidRPr="00CB0BBF">
        <w:rPr>
          <w:rFonts w:ascii="Times New Roman" w:hAnsi="Times New Roman"/>
          <w:i/>
          <w:sz w:val="24"/>
          <w:szCs w:val="24"/>
          <w:lang w:eastAsia="zh-CN"/>
        </w:rPr>
        <w:t>P</w:t>
      </w:r>
      <w:r w:rsidRPr="00CB0BBF">
        <w:rPr>
          <w:rFonts w:ascii="Times New Roman" w:hAnsi="Times New Roman"/>
          <w:sz w:val="24"/>
          <w:szCs w:val="24"/>
          <w:lang w:eastAsia="zh-CN"/>
        </w:rPr>
        <w:t>≤0.05</w:t>
      </w:r>
      <w:r w:rsidRPr="00CB0BBF">
        <w:rPr>
          <w:rFonts w:ascii="Times New Roman" w:hAnsi="Times New Roman"/>
          <w:sz w:val="24"/>
          <w:szCs w:val="24"/>
          <w:lang w:eastAsia="zh-CN"/>
        </w:rPr>
        <w:t>），则进一步采用</w:t>
      </w:r>
      <w:r w:rsidRPr="00CB0BBF">
        <w:rPr>
          <w:rFonts w:ascii="Times New Roman" w:hAnsi="Times New Roman"/>
          <w:sz w:val="24"/>
          <w:szCs w:val="24"/>
          <w:lang w:eastAsia="zh-CN"/>
        </w:rPr>
        <w:t xml:space="preserve">Dunnett </w:t>
      </w:r>
      <w:r w:rsidRPr="00CB0BBF">
        <w:rPr>
          <w:rFonts w:ascii="Times New Roman" w:hAnsi="Times New Roman"/>
          <w:sz w:val="24"/>
          <w:szCs w:val="24"/>
          <w:lang w:eastAsia="zh-CN"/>
        </w:rPr>
        <w:t>检验进行组间比较检验（</w:t>
      </w:r>
      <w:r w:rsidRPr="00CB0BBF">
        <w:rPr>
          <w:rFonts w:ascii="Times New Roman" w:hAnsi="Times New Roman"/>
          <w:sz w:val="24"/>
          <w:szCs w:val="24"/>
          <w:lang w:eastAsia="zh-CN"/>
        </w:rPr>
        <w:t>0.05</w:t>
      </w:r>
      <w:r w:rsidRPr="00CB0BBF">
        <w:rPr>
          <w:rFonts w:ascii="Times New Roman" w:hAnsi="Times New Roman"/>
          <w:sz w:val="24"/>
          <w:szCs w:val="24"/>
          <w:lang w:eastAsia="zh-CN"/>
        </w:rPr>
        <w:t>和</w:t>
      </w:r>
      <w:r w:rsidRPr="00CB0BBF">
        <w:rPr>
          <w:rFonts w:ascii="Times New Roman" w:hAnsi="Times New Roman"/>
          <w:sz w:val="24"/>
          <w:szCs w:val="24"/>
          <w:lang w:eastAsia="zh-CN"/>
        </w:rPr>
        <w:t>0.01</w:t>
      </w:r>
      <w:r w:rsidRPr="00CB0BBF">
        <w:rPr>
          <w:rFonts w:ascii="Times New Roman" w:hAnsi="Times New Roman"/>
          <w:sz w:val="24"/>
          <w:szCs w:val="24"/>
          <w:lang w:eastAsia="zh-CN"/>
        </w:rPr>
        <w:t>水平）；如果方差分析（</w:t>
      </w:r>
      <w:r w:rsidRPr="00CB0BBF">
        <w:rPr>
          <w:rFonts w:ascii="Times New Roman" w:hAnsi="Times New Roman"/>
          <w:sz w:val="24"/>
          <w:szCs w:val="24"/>
          <w:lang w:eastAsia="zh-CN"/>
        </w:rPr>
        <w:t>ANOVA</w:t>
      </w:r>
      <w:r w:rsidRPr="00CB0BBF">
        <w:rPr>
          <w:rFonts w:ascii="Times New Roman" w:hAnsi="Times New Roman"/>
          <w:sz w:val="24"/>
          <w:szCs w:val="24"/>
          <w:lang w:eastAsia="zh-CN"/>
        </w:rPr>
        <w:t>）结果无统计学差异（</w:t>
      </w:r>
      <w:r w:rsidRPr="00CB0BBF">
        <w:rPr>
          <w:rFonts w:ascii="Times New Roman" w:hAnsi="Times New Roman"/>
          <w:i/>
          <w:sz w:val="24"/>
          <w:szCs w:val="24"/>
          <w:lang w:eastAsia="zh-CN"/>
        </w:rPr>
        <w:t>P</w:t>
      </w:r>
      <w:r w:rsidRPr="00CB0BBF">
        <w:rPr>
          <w:rFonts w:ascii="Times New Roman" w:hAnsi="Times New Roman"/>
          <w:sz w:val="24"/>
          <w:szCs w:val="24"/>
          <w:lang w:eastAsia="zh-CN"/>
        </w:rPr>
        <w:t>&gt;0.05</w:t>
      </w:r>
      <w:r w:rsidRPr="00CB0BBF">
        <w:rPr>
          <w:rFonts w:ascii="Times New Roman" w:hAnsi="Times New Roman"/>
          <w:sz w:val="24"/>
          <w:szCs w:val="24"/>
          <w:lang w:eastAsia="zh-CN"/>
        </w:rPr>
        <w:t>），则统计结束。</w:t>
      </w:r>
      <w:r w:rsidRPr="00CB0BBF">
        <w:rPr>
          <w:rFonts w:ascii="宋体" w:hAnsi="宋体" w:cs="宋体" w:hint="eastAsia"/>
          <w:sz w:val="24"/>
          <w:szCs w:val="24"/>
          <w:lang w:eastAsia="zh-CN"/>
        </w:rPr>
        <w:t>③</w:t>
      </w:r>
      <w:r w:rsidRPr="00CB0BBF">
        <w:rPr>
          <w:rFonts w:ascii="Times New Roman" w:hAnsi="Times New Roman"/>
          <w:sz w:val="24"/>
          <w:szCs w:val="24"/>
          <w:lang w:eastAsia="zh-CN"/>
        </w:rPr>
        <w:t>如果</w:t>
      </w:r>
      <w:r w:rsidRPr="00CB0BBF">
        <w:rPr>
          <w:rFonts w:ascii="Times New Roman" w:hAnsi="Times New Roman"/>
          <w:sz w:val="24"/>
          <w:szCs w:val="24"/>
          <w:lang w:eastAsia="zh-CN"/>
        </w:rPr>
        <w:t>Kruskal - Wallis</w:t>
      </w:r>
      <w:r w:rsidRPr="00CB0BBF">
        <w:rPr>
          <w:rFonts w:ascii="Times New Roman" w:hAnsi="Times New Roman"/>
          <w:sz w:val="24"/>
          <w:szCs w:val="24"/>
          <w:lang w:eastAsia="zh-CN"/>
        </w:rPr>
        <w:t>检验结果有统计学差异（</w:t>
      </w:r>
      <w:r w:rsidRPr="00CB0BBF">
        <w:rPr>
          <w:rFonts w:ascii="Times New Roman" w:hAnsi="Times New Roman"/>
          <w:i/>
          <w:sz w:val="24"/>
          <w:szCs w:val="24"/>
          <w:lang w:eastAsia="zh-CN"/>
        </w:rPr>
        <w:t>P</w:t>
      </w:r>
      <w:r w:rsidRPr="00CB0BBF">
        <w:rPr>
          <w:rFonts w:ascii="Times New Roman" w:hAnsi="Times New Roman"/>
          <w:sz w:val="24"/>
          <w:szCs w:val="24"/>
          <w:lang w:eastAsia="zh-CN"/>
        </w:rPr>
        <w:t>≤0.05</w:t>
      </w:r>
      <w:r w:rsidRPr="00CB0BBF">
        <w:rPr>
          <w:rFonts w:ascii="Times New Roman" w:hAnsi="Times New Roman"/>
          <w:sz w:val="24"/>
          <w:szCs w:val="24"/>
          <w:lang w:eastAsia="zh-CN"/>
        </w:rPr>
        <w:t>），则进一步将</w:t>
      </w:r>
      <w:r w:rsidRPr="00CB0BBF">
        <w:rPr>
          <w:rFonts w:ascii="Times New Roman" w:hAnsi="Times New Roman"/>
          <w:sz w:val="24"/>
          <w:szCs w:val="24"/>
          <w:lang w:eastAsia="zh-CN"/>
        </w:rPr>
        <w:t>Rank data</w:t>
      </w:r>
      <w:r w:rsidRPr="00CB0BBF">
        <w:rPr>
          <w:rFonts w:ascii="Times New Roman" w:hAnsi="Times New Roman"/>
          <w:sz w:val="24"/>
          <w:szCs w:val="24"/>
          <w:lang w:eastAsia="zh-CN"/>
        </w:rPr>
        <w:t>采用</w:t>
      </w:r>
      <w:r w:rsidRPr="00CB0BBF">
        <w:rPr>
          <w:rFonts w:ascii="Times New Roman" w:hAnsi="Times New Roman"/>
          <w:sz w:val="24"/>
          <w:szCs w:val="24"/>
          <w:lang w:eastAsia="zh-CN"/>
        </w:rPr>
        <w:t>Dunnett</w:t>
      </w:r>
      <w:r w:rsidRPr="00CB0BBF">
        <w:rPr>
          <w:rFonts w:ascii="Times New Roman" w:hAnsi="Times New Roman"/>
          <w:sz w:val="24"/>
          <w:szCs w:val="24"/>
          <w:lang w:eastAsia="zh-CN"/>
        </w:rPr>
        <w:t>检验进行组间比较检验（</w:t>
      </w:r>
      <w:r w:rsidRPr="00CB0BBF">
        <w:rPr>
          <w:rFonts w:ascii="Times New Roman" w:hAnsi="Times New Roman"/>
          <w:sz w:val="24"/>
          <w:szCs w:val="24"/>
          <w:lang w:eastAsia="zh-CN"/>
        </w:rPr>
        <w:t>0.05</w:t>
      </w:r>
      <w:r w:rsidRPr="00CB0BBF">
        <w:rPr>
          <w:rFonts w:ascii="Times New Roman" w:hAnsi="Times New Roman"/>
          <w:sz w:val="24"/>
          <w:szCs w:val="24"/>
          <w:lang w:eastAsia="zh-CN"/>
        </w:rPr>
        <w:t>和</w:t>
      </w:r>
      <w:r w:rsidRPr="00CB0BBF">
        <w:rPr>
          <w:rFonts w:ascii="Times New Roman" w:hAnsi="Times New Roman"/>
          <w:sz w:val="24"/>
          <w:szCs w:val="24"/>
          <w:lang w:eastAsia="zh-CN"/>
        </w:rPr>
        <w:t>0.01</w:t>
      </w:r>
      <w:r w:rsidRPr="00CB0BBF">
        <w:rPr>
          <w:rFonts w:ascii="Times New Roman" w:hAnsi="Times New Roman"/>
          <w:sz w:val="24"/>
          <w:szCs w:val="24"/>
          <w:lang w:eastAsia="zh-CN"/>
        </w:rPr>
        <w:t>水平）；如果</w:t>
      </w:r>
      <w:r w:rsidRPr="00CB0BBF">
        <w:rPr>
          <w:rFonts w:ascii="Times New Roman" w:hAnsi="Times New Roman"/>
          <w:sz w:val="24"/>
          <w:szCs w:val="24"/>
          <w:lang w:eastAsia="zh-CN"/>
        </w:rPr>
        <w:t>Kruskal - Wallis</w:t>
      </w:r>
      <w:r w:rsidRPr="00CB0BBF">
        <w:rPr>
          <w:rFonts w:ascii="Times New Roman" w:hAnsi="Times New Roman"/>
          <w:sz w:val="24"/>
          <w:szCs w:val="24"/>
          <w:lang w:eastAsia="zh-CN"/>
        </w:rPr>
        <w:t>检验结果无统计学差异（</w:t>
      </w:r>
      <w:r w:rsidRPr="00CB0BBF">
        <w:rPr>
          <w:rFonts w:ascii="Times New Roman" w:hAnsi="Times New Roman"/>
          <w:i/>
          <w:sz w:val="24"/>
          <w:szCs w:val="24"/>
          <w:lang w:eastAsia="zh-CN"/>
        </w:rPr>
        <w:t>P</w:t>
      </w:r>
      <w:r w:rsidRPr="00CB0BBF">
        <w:rPr>
          <w:rFonts w:ascii="Times New Roman" w:hAnsi="Times New Roman"/>
          <w:sz w:val="24"/>
          <w:szCs w:val="24"/>
          <w:lang w:eastAsia="zh-CN"/>
        </w:rPr>
        <w:t>&gt;0.05</w:t>
      </w:r>
      <w:r w:rsidRPr="00CB0BBF">
        <w:rPr>
          <w:rFonts w:ascii="Times New Roman" w:hAnsi="Times New Roman"/>
          <w:sz w:val="24"/>
          <w:szCs w:val="24"/>
          <w:lang w:eastAsia="zh-CN"/>
        </w:rPr>
        <w:t>），则统计结束。当</w:t>
      </w:r>
      <w:r w:rsidRPr="00CB0BBF">
        <w:rPr>
          <w:rFonts w:ascii="Times New Roman" w:hAnsi="Times New Roman"/>
          <w:sz w:val="24"/>
          <w:szCs w:val="24"/>
          <w:lang w:eastAsia="zh-CN"/>
        </w:rPr>
        <w:t>n=2</w:t>
      </w:r>
      <w:r w:rsidRPr="00CB0BBF">
        <w:rPr>
          <w:rFonts w:ascii="Times New Roman" w:hAnsi="Times New Roman"/>
          <w:sz w:val="24"/>
          <w:szCs w:val="24"/>
          <w:lang w:eastAsia="zh-CN"/>
        </w:rPr>
        <w:t>时，仅按性别以均数</w:t>
      </w:r>
      <w:r w:rsidRPr="00CB0BBF">
        <w:rPr>
          <w:rFonts w:ascii="Times New Roman" w:hAnsi="Times New Roman"/>
          <w:sz w:val="24"/>
          <w:szCs w:val="24"/>
          <w:lang w:eastAsia="zh-CN"/>
        </w:rPr>
        <w:t>±</w:t>
      </w:r>
      <w:r w:rsidRPr="00CB0BBF">
        <w:rPr>
          <w:rFonts w:ascii="Times New Roman" w:hAnsi="Times New Roman"/>
          <w:sz w:val="24"/>
          <w:szCs w:val="24"/>
          <w:lang w:eastAsia="zh-CN"/>
        </w:rPr>
        <w:t>标准差表示，不进行统计推断</w:t>
      </w:r>
      <w:r w:rsidRPr="00CB0BBF">
        <w:rPr>
          <w:rFonts w:ascii="Times New Roman" w:hAnsi="Times New Roman"/>
          <w:sz w:val="24"/>
          <w:lang w:eastAsia="zh-CN"/>
        </w:rPr>
        <w:t>。</w:t>
      </w:r>
    </w:p>
    <w:p w14:paraId="53051775" w14:textId="77777777" w:rsidR="00EA70DD" w:rsidRPr="00A526EB" w:rsidRDefault="00A42C0E">
      <w:pPr>
        <w:widowControl w:val="0"/>
        <w:spacing w:line="360" w:lineRule="auto"/>
        <w:ind w:firstLine="482"/>
        <w:jc w:val="both"/>
        <w:rPr>
          <w:rFonts w:ascii="Times New Roman" w:hAnsi="Times New Roman"/>
          <w:bCs/>
          <w:sz w:val="24"/>
          <w:szCs w:val="24"/>
          <w:lang w:eastAsia="zh-CN"/>
        </w:rPr>
      </w:pPr>
      <w:r w:rsidRPr="00341AEA">
        <w:rPr>
          <w:rFonts w:ascii="Times New Roman" w:hAnsi="Times New Roman"/>
          <w:bCs/>
          <w:sz w:val="24"/>
          <w:szCs w:val="24"/>
          <w:lang w:eastAsia="zh-CN"/>
        </w:rPr>
        <w:t>死亡</w:t>
      </w:r>
      <w:r w:rsidRPr="00A526EB">
        <w:rPr>
          <w:rFonts w:ascii="Times New Roman" w:hAnsi="Times New Roman"/>
          <w:bCs/>
          <w:sz w:val="24"/>
          <w:szCs w:val="24"/>
          <w:lang w:eastAsia="zh-CN"/>
        </w:rPr>
        <w:t>/</w:t>
      </w:r>
      <w:r w:rsidRPr="00A526EB">
        <w:rPr>
          <w:rFonts w:ascii="Times New Roman" w:hAnsi="Times New Roman"/>
          <w:bCs/>
          <w:sz w:val="24"/>
          <w:szCs w:val="24"/>
          <w:lang w:eastAsia="zh-CN"/>
        </w:rPr>
        <w:t>濒死结果和一般观察结果不进行统计，以个体数据和</w:t>
      </w:r>
      <w:r w:rsidRPr="00A526EB">
        <w:rPr>
          <w:rFonts w:ascii="Times New Roman" w:hAnsi="Times New Roman"/>
          <w:bCs/>
          <w:sz w:val="24"/>
          <w:szCs w:val="24"/>
          <w:lang w:eastAsia="zh-CN"/>
        </w:rPr>
        <w:t>/</w:t>
      </w:r>
      <w:r w:rsidRPr="00A526EB">
        <w:rPr>
          <w:rFonts w:ascii="Times New Roman" w:hAnsi="Times New Roman"/>
          <w:bCs/>
          <w:sz w:val="24"/>
          <w:szCs w:val="24"/>
          <w:lang w:eastAsia="zh-CN"/>
        </w:rPr>
        <w:t>或频数形式表示。</w:t>
      </w:r>
    </w:p>
    <w:p w14:paraId="0561C0DE" w14:textId="77777777" w:rsidR="00EA70DD" w:rsidRPr="00B161B6" w:rsidRDefault="00A42C0E">
      <w:pPr>
        <w:pStyle w:val="Bullet"/>
        <w:tabs>
          <w:tab w:val="clear" w:pos="720"/>
        </w:tabs>
        <w:adjustRightInd w:val="0"/>
        <w:spacing w:line="360" w:lineRule="auto"/>
        <w:ind w:left="0" w:firstLineChars="200" w:firstLine="480"/>
        <w:rPr>
          <w:rFonts w:ascii="宋体" w:hAnsi="宋体" w:hint="eastAsia"/>
          <w:bCs/>
          <w:szCs w:val="24"/>
          <w:lang w:eastAsia="zh-CN"/>
        </w:rPr>
      </w:pPr>
      <w:r w:rsidRPr="00341AEA">
        <w:rPr>
          <w:bCs/>
          <w:szCs w:val="24"/>
          <w:lang w:eastAsia="zh-CN"/>
        </w:rPr>
        <w:t>D26</w:t>
      </w:r>
      <w:r w:rsidRPr="00341AEA">
        <w:rPr>
          <w:bCs/>
          <w:szCs w:val="24"/>
          <w:lang w:eastAsia="zh-CN"/>
        </w:rPr>
        <w:t>（如果有）仅</w:t>
      </w:r>
      <w:r w:rsidRPr="00B161B6">
        <w:rPr>
          <w:rFonts w:ascii="宋体" w:hAnsi="宋体"/>
          <w:bCs/>
          <w:szCs w:val="24"/>
          <w:lang w:eastAsia="zh-CN"/>
        </w:rPr>
        <w:t>阳性对照组动物体重按性别以均数±标准差或个体数据形式表示，不进行统计推断。</w:t>
      </w:r>
    </w:p>
    <w:p w14:paraId="1230C491" w14:textId="77777777" w:rsidR="00EA70DD" w:rsidRPr="00CB0BBF" w:rsidRDefault="00A42C0E">
      <w:pPr>
        <w:pStyle w:val="Bullet"/>
        <w:tabs>
          <w:tab w:val="clear" w:pos="720"/>
        </w:tabs>
        <w:adjustRightInd w:val="0"/>
        <w:spacing w:line="360" w:lineRule="auto"/>
        <w:ind w:left="0" w:firstLineChars="200" w:firstLine="480"/>
        <w:rPr>
          <w:szCs w:val="24"/>
          <w:lang w:eastAsia="zh-CN"/>
        </w:rPr>
      </w:pPr>
      <w:r w:rsidRPr="00164E6A">
        <w:rPr>
          <w:szCs w:val="24"/>
          <w:lang w:eastAsia="zh-CN"/>
        </w:rPr>
        <w:t>如果</w:t>
      </w:r>
      <w:r w:rsidRPr="00CB0BBF">
        <w:rPr>
          <w:szCs w:val="24"/>
          <w:lang w:eastAsia="zh-CN"/>
        </w:rPr>
        <w:t>因数据分析的需要而采用其他的统计分析方法，则需要在总结报告描述。</w:t>
      </w:r>
    </w:p>
    <w:p w14:paraId="73F19FD3" w14:textId="77777777" w:rsidR="00EA70DD" w:rsidRPr="00CB0BBF" w:rsidRDefault="00A42C0E">
      <w:pPr>
        <w:pStyle w:val="Bullet"/>
        <w:widowControl w:val="0"/>
        <w:numPr>
          <w:ilvl w:val="1"/>
          <w:numId w:val="9"/>
        </w:numPr>
        <w:tabs>
          <w:tab w:val="clear" w:pos="900"/>
          <w:tab w:val="left" w:pos="576"/>
          <w:tab w:val="left" w:pos="2880"/>
        </w:tabs>
        <w:adjustRightInd w:val="0"/>
        <w:spacing w:beforeLines="100" w:before="312" w:line="360" w:lineRule="auto"/>
        <w:ind w:left="578" w:hanging="578"/>
        <w:outlineLvl w:val="1"/>
        <w:rPr>
          <w:b/>
          <w:szCs w:val="24"/>
          <w:lang w:eastAsia="zh-CN"/>
        </w:rPr>
      </w:pPr>
      <w:bookmarkStart w:id="210" w:name="_Toc207615354"/>
      <w:r w:rsidRPr="00CB0BBF">
        <w:rPr>
          <w:b/>
          <w:szCs w:val="24"/>
          <w:lang w:eastAsia="zh-CN"/>
        </w:rPr>
        <w:t>结果评价</w:t>
      </w:r>
      <w:bookmarkEnd w:id="208"/>
      <w:bookmarkEnd w:id="209"/>
      <w:bookmarkEnd w:id="210"/>
    </w:p>
    <w:p w14:paraId="178D67DA" w14:textId="77777777" w:rsidR="00EA70DD" w:rsidRPr="00EF2E36" w:rsidRDefault="00A42C0E">
      <w:pPr>
        <w:pStyle w:val="Bullet"/>
        <w:widowControl w:val="0"/>
        <w:tabs>
          <w:tab w:val="clear" w:pos="720"/>
        </w:tabs>
        <w:adjustRightInd w:val="0"/>
        <w:spacing w:line="360" w:lineRule="auto"/>
        <w:ind w:left="0" w:firstLineChars="200" w:firstLine="480"/>
        <w:rPr>
          <w:szCs w:val="24"/>
          <w:lang w:eastAsia="zh-CN"/>
        </w:rPr>
      </w:pPr>
      <w:r w:rsidRPr="00CB0BBF">
        <w:rPr>
          <w:szCs w:val="24"/>
          <w:lang w:eastAsia="zh-CN"/>
        </w:rPr>
        <w:t>当阴性对照组动物未出现过敏反应症状，阳性对照组动物出现过敏反应症状时，试验系统成立。</w:t>
      </w:r>
    </w:p>
    <w:p w14:paraId="26D5D5F6" w14:textId="77777777" w:rsidR="00EA70DD" w:rsidRPr="00CB0BBF" w:rsidRDefault="00A42C0E" w:rsidP="00164E6A">
      <w:pPr>
        <w:pStyle w:val="Bullet"/>
        <w:widowControl w:val="0"/>
        <w:tabs>
          <w:tab w:val="clear" w:pos="720"/>
        </w:tabs>
        <w:adjustRightInd w:val="0"/>
        <w:spacing w:line="360" w:lineRule="auto"/>
        <w:ind w:left="0" w:firstLineChars="200" w:firstLine="480"/>
        <w:rPr>
          <w:szCs w:val="24"/>
          <w:lang w:eastAsia="zh-CN"/>
        </w:rPr>
      </w:pPr>
      <w:r w:rsidRPr="00CB0BBF">
        <w:rPr>
          <w:szCs w:val="24"/>
          <w:lang w:eastAsia="zh-CN"/>
        </w:rPr>
        <w:t>计算过敏反应率（每组发生过敏反应的动物数</w:t>
      </w:r>
      <w:r w:rsidRPr="00CB0BBF">
        <w:rPr>
          <w:szCs w:val="24"/>
          <w:lang w:eastAsia="zh-CN"/>
        </w:rPr>
        <w:t>/</w:t>
      </w:r>
      <w:r w:rsidRPr="00CB0BBF">
        <w:rPr>
          <w:szCs w:val="24"/>
          <w:lang w:eastAsia="zh-CN"/>
        </w:rPr>
        <w:t>该组动物总数），根据过敏反应发生率和发生程度综合评价过敏反应情况。</w:t>
      </w:r>
    </w:p>
    <w:p w14:paraId="747E07F2" w14:textId="77777777" w:rsidR="00EA70DD" w:rsidRPr="00CB0BBF" w:rsidRDefault="00A42C0E">
      <w:pPr>
        <w:pStyle w:val="Bullet"/>
        <w:widowControl w:val="0"/>
        <w:numPr>
          <w:ilvl w:val="1"/>
          <w:numId w:val="9"/>
        </w:numPr>
        <w:tabs>
          <w:tab w:val="clear" w:pos="900"/>
          <w:tab w:val="left" w:pos="576"/>
          <w:tab w:val="left" w:pos="2880"/>
        </w:tabs>
        <w:adjustRightInd w:val="0"/>
        <w:spacing w:beforeLines="100" w:before="312" w:line="360" w:lineRule="auto"/>
        <w:ind w:left="578" w:hanging="578"/>
        <w:outlineLvl w:val="1"/>
        <w:rPr>
          <w:b/>
          <w:szCs w:val="24"/>
          <w:lang w:eastAsia="zh-CN"/>
        </w:rPr>
      </w:pPr>
      <w:bookmarkStart w:id="211" w:name="_Toc22627169"/>
      <w:bookmarkStart w:id="212" w:name="_Toc22626355"/>
      <w:bookmarkStart w:id="213" w:name="_Toc207615355"/>
      <w:r w:rsidRPr="00CB0BBF">
        <w:rPr>
          <w:b/>
          <w:szCs w:val="24"/>
          <w:lang w:eastAsia="zh-CN"/>
        </w:rPr>
        <w:t>主要软件系统</w:t>
      </w:r>
      <w:bookmarkEnd w:id="211"/>
      <w:bookmarkEnd w:id="212"/>
      <w:bookmarkEnd w:id="213"/>
    </w:p>
    <w:p w14:paraId="2203B6FE" w14:textId="77777777" w:rsidR="00EA70DD" w:rsidRPr="00CB0BBF" w:rsidRDefault="00A42C0E">
      <w:pPr>
        <w:pStyle w:val="Bullet"/>
        <w:widowControl w:val="0"/>
        <w:tabs>
          <w:tab w:val="clear" w:pos="720"/>
        </w:tabs>
        <w:adjustRightInd w:val="0"/>
        <w:spacing w:line="360" w:lineRule="auto"/>
        <w:ind w:leftChars="50" w:left="110" w:firstLineChars="150" w:firstLine="360"/>
        <w:rPr>
          <w:szCs w:val="24"/>
          <w:lang w:eastAsia="zh-CN"/>
        </w:rPr>
      </w:pPr>
      <w:r w:rsidRPr="00CB0BBF">
        <w:rPr>
          <w:szCs w:val="24"/>
          <w:lang w:eastAsia="zh-CN"/>
        </w:rPr>
        <w:t>本试验中使用的主要计算机化系统包括但不限于：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2379"/>
        <w:gridCol w:w="4444"/>
      </w:tblGrid>
      <w:tr w:rsidR="00EA70DD" w:rsidRPr="00CB0BBF" w14:paraId="5D82E393" w14:textId="77777777">
        <w:trPr>
          <w:trHeight w:val="340"/>
        </w:trPr>
        <w:tc>
          <w:tcPr>
            <w:tcW w:w="1235" w:type="pct"/>
            <w:vAlign w:val="center"/>
          </w:tcPr>
          <w:p w14:paraId="038FED4B" w14:textId="77777777" w:rsidR="00EA70DD" w:rsidRPr="00CB0BBF" w:rsidRDefault="00A42C0E">
            <w:pPr>
              <w:widowControl w:val="0"/>
              <w:jc w:val="both"/>
              <w:rPr>
                <w:rFonts w:ascii="Times New Roman" w:hAnsi="Times New Roman"/>
                <w:b/>
                <w:sz w:val="21"/>
                <w:szCs w:val="21"/>
              </w:rPr>
            </w:pPr>
            <w:r w:rsidRPr="00CB0BBF">
              <w:rPr>
                <w:rFonts w:ascii="Times New Roman" w:hAnsi="Times New Roman"/>
                <w:b/>
                <w:sz w:val="21"/>
                <w:szCs w:val="21"/>
              </w:rPr>
              <w:t>软件名称</w:t>
            </w:r>
          </w:p>
        </w:tc>
        <w:tc>
          <w:tcPr>
            <w:tcW w:w="1313" w:type="pct"/>
            <w:vAlign w:val="center"/>
          </w:tcPr>
          <w:p w14:paraId="438F0081" w14:textId="77777777" w:rsidR="00EA70DD" w:rsidRPr="00CB0BBF" w:rsidRDefault="00A42C0E">
            <w:pPr>
              <w:widowControl w:val="0"/>
              <w:jc w:val="both"/>
              <w:rPr>
                <w:rFonts w:ascii="Times New Roman" w:hAnsi="Times New Roman"/>
                <w:b/>
                <w:sz w:val="21"/>
                <w:szCs w:val="21"/>
              </w:rPr>
            </w:pPr>
            <w:r w:rsidRPr="00CB0BBF">
              <w:rPr>
                <w:rFonts w:ascii="Times New Roman" w:hAnsi="Times New Roman"/>
                <w:b/>
                <w:sz w:val="21"/>
                <w:szCs w:val="21"/>
              </w:rPr>
              <w:t>版本号</w:t>
            </w:r>
          </w:p>
        </w:tc>
        <w:tc>
          <w:tcPr>
            <w:tcW w:w="2452" w:type="pct"/>
            <w:vAlign w:val="center"/>
          </w:tcPr>
          <w:p w14:paraId="60133FC9" w14:textId="77777777" w:rsidR="00EA70DD" w:rsidRPr="00CB0BBF" w:rsidRDefault="00A42C0E">
            <w:pPr>
              <w:widowControl w:val="0"/>
              <w:jc w:val="both"/>
              <w:rPr>
                <w:rFonts w:ascii="Times New Roman" w:hAnsi="Times New Roman"/>
                <w:b/>
                <w:sz w:val="21"/>
                <w:szCs w:val="21"/>
              </w:rPr>
            </w:pPr>
            <w:r w:rsidRPr="00CB0BBF">
              <w:rPr>
                <w:rFonts w:ascii="Times New Roman" w:hAnsi="Times New Roman"/>
                <w:b/>
                <w:sz w:val="21"/>
                <w:szCs w:val="21"/>
              </w:rPr>
              <w:t>用途</w:t>
            </w:r>
          </w:p>
        </w:tc>
      </w:tr>
      <w:tr w:rsidR="00264E0E" w:rsidRPr="00CB0BBF" w14:paraId="52D603D0" w14:textId="77777777">
        <w:trPr>
          <w:trHeight w:val="340"/>
        </w:trPr>
        <w:tc>
          <w:tcPr>
            <w:tcW w:w="1235" w:type="pct"/>
            <w:vAlign w:val="center"/>
          </w:tcPr>
          <w:p w14:paraId="01616B47" w14:textId="64371FAB" w:rsidR="00264E0E" w:rsidRPr="00CB0BBF" w:rsidRDefault="00264E0E" w:rsidP="00264E0E">
            <w:pPr>
              <w:widowControl w:val="0"/>
              <w:jc w:val="both"/>
              <w:rPr>
                <w:rFonts w:ascii="Times New Roman" w:hAnsi="Times New Roman"/>
                <w:sz w:val="21"/>
                <w:szCs w:val="21"/>
              </w:rPr>
            </w:pPr>
            <w:r w:rsidRPr="00CB0BBF">
              <w:rPr>
                <w:rFonts w:ascii="Times New Roman" w:hAnsi="Times New Roman"/>
                <w:sz w:val="21"/>
                <w:szCs w:val="21"/>
              </w:rPr>
              <w:t xml:space="preserve">Microsoft </w:t>
            </w:r>
            <w:r w:rsidRPr="00CB0BBF">
              <w:rPr>
                <w:rFonts w:ascii="Times New Roman" w:hAnsi="Times New Roman"/>
                <w:sz w:val="21"/>
                <w:szCs w:val="21"/>
                <w:lang w:eastAsia="zh-CN"/>
              </w:rPr>
              <w:t>Word</w:t>
            </w:r>
          </w:p>
        </w:tc>
        <w:tc>
          <w:tcPr>
            <w:tcW w:w="1313" w:type="pct"/>
            <w:vAlign w:val="center"/>
          </w:tcPr>
          <w:p w14:paraId="115D335A" w14:textId="6291E5F1" w:rsidR="00264E0E" w:rsidRPr="00CB0BBF" w:rsidRDefault="00264E0E" w:rsidP="00264E0E">
            <w:pPr>
              <w:widowControl w:val="0"/>
              <w:jc w:val="both"/>
              <w:rPr>
                <w:rFonts w:ascii="Times New Roman" w:hAnsi="Times New Roman"/>
                <w:sz w:val="21"/>
                <w:szCs w:val="21"/>
                <w:lang w:eastAsia="zh-CN"/>
              </w:rPr>
            </w:pPr>
            <w:r w:rsidRPr="00CB0BBF">
              <w:rPr>
                <w:rFonts w:ascii="Times New Roman" w:hAnsi="Times New Roman"/>
                <w:sz w:val="21"/>
                <w:szCs w:val="21"/>
              </w:rPr>
              <w:t>2003</w:t>
            </w:r>
            <w:r w:rsidRPr="00CB0BBF">
              <w:rPr>
                <w:rFonts w:ascii="Times New Roman" w:hAnsi="Times New Roman"/>
                <w:sz w:val="21"/>
                <w:szCs w:val="21"/>
                <w:lang w:eastAsia="zh-CN"/>
              </w:rPr>
              <w:t>或以上版本</w:t>
            </w:r>
          </w:p>
        </w:tc>
        <w:tc>
          <w:tcPr>
            <w:tcW w:w="2452" w:type="pct"/>
            <w:vAlign w:val="center"/>
          </w:tcPr>
          <w:p w14:paraId="3F87ABC9" w14:textId="153B8421" w:rsidR="00264E0E" w:rsidRPr="00CB0BBF" w:rsidRDefault="00264E0E" w:rsidP="00264E0E">
            <w:pPr>
              <w:widowControl w:val="0"/>
              <w:jc w:val="both"/>
              <w:rPr>
                <w:rFonts w:ascii="Times New Roman" w:hAnsi="Times New Roman"/>
                <w:sz w:val="21"/>
                <w:szCs w:val="21"/>
                <w:lang w:eastAsia="zh-CN"/>
              </w:rPr>
            </w:pPr>
            <w:r w:rsidRPr="00CB0BBF">
              <w:rPr>
                <w:rFonts w:ascii="Times New Roman" w:hAnsi="Times New Roman"/>
                <w:sz w:val="21"/>
                <w:szCs w:val="21"/>
                <w:lang w:eastAsia="zh-CN"/>
              </w:rPr>
              <w:t>方案和报告撰写</w:t>
            </w:r>
          </w:p>
        </w:tc>
      </w:tr>
      <w:tr w:rsidR="00EA70DD" w:rsidRPr="00CB0BBF" w14:paraId="3F82F9DF" w14:textId="77777777">
        <w:trPr>
          <w:trHeight w:val="340"/>
        </w:trPr>
        <w:tc>
          <w:tcPr>
            <w:tcW w:w="1235" w:type="pct"/>
            <w:vAlign w:val="center"/>
          </w:tcPr>
          <w:p w14:paraId="775D3726"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sz w:val="21"/>
                <w:szCs w:val="21"/>
                <w:lang w:eastAsia="zh-CN"/>
              </w:rPr>
              <w:t>WinCC</w:t>
            </w:r>
          </w:p>
        </w:tc>
        <w:tc>
          <w:tcPr>
            <w:tcW w:w="1313" w:type="pct"/>
            <w:vAlign w:val="center"/>
          </w:tcPr>
          <w:p w14:paraId="4E199EEC"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sz w:val="21"/>
                <w:szCs w:val="21"/>
                <w:lang w:eastAsia="zh-CN"/>
              </w:rPr>
              <w:t>7.5</w:t>
            </w:r>
            <w:r w:rsidRPr="00CB0BBF">
              <w:rPr>
                <w:rFonts w:ascii="Times New Roman" w:hAnsi="Times New Roman"/>
                <w:sz w:val="21"/>
                <w:szCs w:val="21"/>
                <w:lang w:eastAsia="zh-CN"/>
              </w:rPr>
              <w:t>或以上版本</w:t>
            </w:r>
          </w:p>
        </w:tc>
        <w:tc>
          <w:tcPr>
            <w:tcW w:w="2452" w:type="pct"/>
            <w:vAlign w:val="center"/>
          </w:tcPr>
          <w:p w14:paraId="47F28FC9" w14:textId="77777777" w:rsidR="00EA70DD" w:rsidRPr="00CB0BBF" w:rsidRDefault="00A42C0E">
            <w:pPr>
              <w:widowControl w:val="0"/>
              <w:jc w:val="both"/>
              <w:rPr>
                <w:rFonts w:ascii="Times New Roman" w:hAnsi="Times New Roman"/>
                <w:bCs/>
                <w:sz w:val="21"/>
                <w:szCs w:val="21"/>
                <w:lang w:eastAsia="zh-CN"/>
              </w:rPr>
            </w:pPr>
            <w:r w:rsidRPr="00CB0BBF">
              <w:rPr>
                <w:rFonts w:ascii="Times New Roman" w:hAnsi="Times New Roman"/>
                <w:sz w:val="21"/>
                <w:szCs w:val="21"/>
                <w:lang w:eastAsia="zh-CN"/>
              </w:rPr>
              <w:t>监测和控制环境条件和储存条件</w:t>
            </w:r>
          </w:p>
        </w:tc>
      </w:tr>
      <w:tr w:rsidR="00EA70DD" w:rsidRPr="00CB0BBF" w14:paraId="0819B350" w14:textId="77777777">
        <w:trPr>
          <w:trHeight w:val="340"/>
        </w:trPr>
        <w:tc>
          <w:tcPr>
            <w:tcW w:w="1235" w:type="pct"/>
            <w:vAlign w:val="center"/>
          </w:tcPr>
          <w:p w14:paraId="1EB8B06A" w14:textId="77777777" w:rsidR="00EA70DD" w:rsidRPr="00CB0BBF" w:rsidRDefault="00A42C0E">
            <w:pPr>
              <w:widowControl w:val="0"/>
              <w:jc w:val="both"/>
              <w:rPr>
                <w:rFonts w:ascii="Times New Roman" w:hAnsi="Times New Roman"/>
                <w:sz w:val="21"/>
                <w:szCs w:val="21"/>
                <w:lang w:eastAsia="zh-CN"/>
              </w:rPr>
            </w:pPr>
            <w:r w:rsidRPr="00CB0BBF">
              <w:rPr>
                <w:rFonts w:ascii="Times New Roman" w:hAnsi="Times New Roman"/>
                <w:sz w:val="21"/>
                <w:szCs w:val="21"/>
                <w:lang w:eastAsia="zh-CN"/>
              </w:rPr>
              <w:t>Provantis</w:t>
            </w:r>
          </w:p>
        </w:tc>
        <w:tc>
          <w:tcPr>
            <w:tcW w:w="1313" w:type="pct"/>
            <w:vAlign w:val="center"/>
          </w:tcPr>
          <w:p w14:paraId="2E54822A" w14:textId="77777777" w:rsidR="00EA70DD" w:rsidRPr="00CB0BBF" w:rsidRDefault="00A42C0E">
            <w:pPr>
              <w:widowControl w:val="0"/>
              <w:jc w:val="both"/>
              <w:rPr>
                <w:rFonts w:ascii="Times New Roman" w:hAnsi="Times New Roman"/>
                <w:sz w:val="21"/>
                <w:szCs w:val="21"/>
                <w:lang w:eastAsia="zh-CN"/>
              </w:rPr>
            </w:pPr>
            <w:r w:rsidRPr="00CB0BBF">
              <w:rPr>
                <w:rFonts w:ascii="Times New Roman" w:hAnsi="Times New Roman"/>
                <w:sz w:val="21"/>
                <w:szCs w:val="21"/>
                <w:lang w:eastAsia="zh-CN"/>
              </w:rPr>
              <w:t>10.5.0.4</w:t>
            </w:r>
            <w:r w:rsidRPr="00CB0BBF">
              <w:rPr>
                <w:rFonts w:ascii="Times New Roman" w:hAnsi="Times New Roman"/>
                <w:sz w:val="21"/>
                <w:szCs w:val="21"/>
                <w:lang w:eastAsia="zh-CN"/>
              </w:rPr>
              <w:t>或以上版本</w:t>
            </w:r>
          </w:p>
        </w:tc>
        <w:tc>
          <w:tcPr>
            <w:tcW w:w="2452" w:type="pct"/>
            <w:vAlign w:val="center"/>
          </w:tcPr>
          <w:p w14:paraId="7B124CD0" w14:textId="77777777" w:rsidR="00EA70DD" w:rsidRPr="00CB0BBF" w:rsidRDefault="00A42C0E">
            <w:pPr>
              <w:widowControl w:val="0"/>
              <w:jc w:val="both"/>
              <w:rPr>
                <w:rFonts w:ascii="Times New Roman" w:hAnsi="Times New Roman"/>
                <w:sz w:val="21"/>
                <w:szCs w:val="21"/>
                <w:lang w:eastAsia="zh-CN"/>
              </w:rPr>
            </w:pPr>
            <w:r w:rsidRPr="00CB0BBF">
              <w:rPr>
                <w:rFonts w:ascii="Times New Roman" w:hAnsi="Times New Roman"/>
                <w:sz w:val="21"/>
                <w:szCs w:val="21"/>
                <w:lang w:eastAsia="zh-CN"/>
              </w:rPr>
              <w:t>实验室数据采集和报告系统、数据分析</w:t>
            </w:r>
          </w:p>
        </w:tc>
      </w:tr>
      <w:tr w:rsidR="00DC52B0" w:rsidRPr="00CB0BBF" w14:paraId="0E87CE9A" w14:textId="77777777" w:rsidTr="00462F3A">
        <w:trPr>
          <w:trHeight w:val="340"/>
        </w:trPr>
        <w:tc>
          <w:tcPr>
            <w:tcW w:w="1235" w:type="pct"/>
            <w:vAlign w:val="center"/>
          </w:tcPr>
          <w:p w14:paraId="53ED8230" w14:textId="22B51A77" w:rsidR="00DC52B0" w:rsidRPr="00CB0BBF" w:rsidRDefault="00DC52B0" w:rsidP="00DC52B0">
            <w:pPr>
              <w:widowControl w:val="0"/>
              <w:jc w:val="both"/>
              <w:rPr>
                <w:rFonts w:ascii="Times New Roman" w:hAnsi="Times New Roman"/>
                <w:sz w:val="21"/>
                <w:szCs w:val="21"/>
                <w:lang w:eastAsia="zh-CN"/>
              </w:rPr>
            </w:pPr>
            <w:r w:rsidRPr="00CB0BBF">
              <w:rPr>
                <w:rFonts w:ascii="Times New Roman" w:hAnsi="Times New Roman"/>
                <w:sz w:val="21"/>
                <w:szCs w:val="21"/>
                <w:lang w:eastAsia="zh-CN"/>
              </w:rPr>
              <w:t>e</w:t>
            </w:r>
            <w:r w:rsidRPr="00CB0BBF">
              <w:rPr>
                <w:rFonts w:ascii="Times New Roman" w:hAnsi="Times New Roman"/>
                <w:sz w:val="21"/>
                <w:szCs w:val="21"/>
                <w:lang w:eastAsia="zh-CN"/>
              </w:rPr>
              <w:t>慧签</w:t>
            </w:r>
          </w:p>
        </w:tc>
        <w:tc>
          <w:tcPr>
            <w:tcW w:w="1313" w:type="pct"/>
          </w:tcPr>
          <w:p w14:paraId="59A8571C" w14:textId="2C40CE8E" w:rsidR="00DC52B0" w:rsidRPr="00CB0BBF" w:rsidRDefault="00DC52B0" w:rsidP="00DC52B0">
            <w:pPr>
              <w:widowControl w:val="0"/>
              <w:jc w:val="both"/>
              <w:rPr>
                <w:rFonts w:ascii="Times New Roman" w:hAnsi="Times New Roman"/>
                <w:sz w:val="21"/>
                <w:szCs w:val="21"/>
                <w:lang w:eastAsia="zh-CN"/>
              </w:rPr>
            </w:pPr>
            <w:r w:rsidRPr="00CB0BBF">
              <w:rPr>
                <w:rFonts w:ascii="Times New Roman" w:hAnsi="Times New Roman"/>
                <w:sz w:val="21"/>
                <w:szCs w:val="21"/>
              </w:rPr>
              <w:t>3.10.0</w:t>
            </w:r>
          </w:p>
        </w:tc>
        <w:tc>
          <w:tcPr>
            <w:tcW w:w="2452" w:type="pct"/>
          </w:tcPr>
          <w:p w14:paraId="2A22A7B0" w14:textId="4D40E5BE" w:rsidR="00DC52B0" w:rsidRPr="00CB0BBF" w:rsidRDefault="00DC52B0" w:rsidP="00DC52B0">
            <w:pPr>
              <w:widowControl w:val="0"/>
              <w:jc w:val="both"/>
              <w:rPr>
                <w:rFonts w:ascii="Times New Roman" w:hAnsi="Times New Roman"/>
                <w:sz w:val="21"/>
                <w:szCs w:val="21"/>
                <w:lang w:eastAsia="zh-CN"/>
              </w:rPr>
            </w:pPr>
            <w:r w:rsidRPr="00CB0BBF">
              <w:rPr>
                <w:rFonts w:ascii="Times New Roman" w:hAnsi="Times New Roman"/>
                <w:sz w:val="21"/>
                <w:szCs w:val="21"/>
              </w:rPr>
              <w:t>用于电子文件签名</w:t>
            </w:r>
          </w:p>
        </w:tc>
      </w:tr>
    </w:tbl>
    <w:p w14:paraId="5D00BF54" w14:textId="77777777" w:rsidR="00EA70DD" w:rsidRPr="00CB0BBF" w:rsidRDefault="00A42C0E">
      <w:pPr>
        <w:pStyle w:val="Bullet"/>
        <w:widowControl w:val="0"/>
        <w:numPr>
          <w:ilvl w:val="0"/>
          <w:numId w:val="8"/>
        </w:numPr>
        <w:tabs>
          <w:tab w:val="left" w:pos="432"/>
          <w:tab w:val="left" w:pos="840"/>
          <w:tab w:val="left" w:pos="2880"/>
        </w:tabs>
        <w:adjustRightInd w:val="0"/>
        <w:spacing w:beforeLines="100" w:before="312" w:line="360" w:lineRule="auto"/>
        <w:outlineLvl w:val="0"/>
        <w:rPr>
          <w:b/>
          <w:sz w:val="28"/>
          <w:szCs w:val="28"/>
          <w:lang w:eastAsia="zh-CN"/>
        </w:rPr>
      </w:pPr>
      <w:bookmarkStart w:id="214" w:name="_Toc22131513"/>
      <w:bookmarkStart w:id="215" w:name="_Toc22627170"/>
      <w:bookmarkStart w:id="216" w:name="_Toc22626356"/>
      <w:bookmarkStart w:id="217" w:name="_Toc17409319"/>
      <w:bookmarkStart w:id="218" w:name="_Toc207615356"/>
      <w:r w:rsidRPr="00CB0BBF">
        <w:rPr>
          <w:b/>
          <w:sz w:val="28"/>
          <w:szCs w:val="28"/>
          <w:lang w:eastAsia="zh-CN"/>
        </w:rPr>
        <w:lastRenderedPageBreak/>
        <w:t>报告</w:t>
      </w:r>
      <w:bookmarkEnd w:id="214"/>
      <w:bookmarkEnd w:id="215"/>
      <w:bookmarkEnd w:id="216"/>
      <w:bookmarkEnd w:id="217"/>
      <w:bookmarkEnd w:id="218"/>
    </w:p>
    <w:p w14:paraId="00B8ED5C" w14:textId="77777777" w:rsidR="00EA70DD" w:rsidRPr="00CB0BBF" w:rsidRDefault="00A42C0E">
      <w:pPr>
        <w:widowControl w:val="0"/>
        <w:adjustRightInd w:val="0"/>
        <w:spacing w:line="360" w:lineRule="auto"/>
        <w:ind w:firstLineChars="200" w:firstLine="480"/>
        <w:jc w:val="both"/>
        <w:rPr>
          <w:rFonts w:ascii="Times New Roman" w:hAnsi="Times New Roman"/>
          <w:color w:val="000000"/>
          <w:sz w:val="24"/>
          <w:szCs w:val="24"/>
          <w:lang w:eastAsia="zh-CN"/>
        </w:rPr>
      </w:pPr>
      <w:r w:rsidRPr="00CB0BBF">
        <w:rPr>
          <w:rFonts w:ascii="Times New Roman" w:hAnsi="Times New Roman"/>
          <w:color w:val="000000"/>
          <w:sz w:val="24"/>
          <w:szCs w:val="24"/>
          <w:lang w:eastAsia="zh-CN"/>
        </w:rPr>
        <w:t>专题负责人在计划的时间内向委托方提交总结报告草案，此报告草案应包括试验方案中所要求的所有检测分析观察的结果以及对这些实验结果合理的分析讨论；在得到委托方的书面反馈意见（包括邮件、传真）并修改后提供最终的总结报告。</w:t>
      </w:r>
    </w:p>
    <w:p w14:paraId="51768EDB" w14:textId="77777777" w:rsidR="00EA70DD" w:rsidRPr="00CB0BBF" w:rsidRDefault="00A42C0E">
      <w:pPr>
        <w:widowControl w:val="0"/>
        <w:adjustRightInd w:val="0"/>
        <w:spacing w:line="360" w:lineRule="auto"/>
        <w:ind w:firstLineChars="200" w:firstLine="480"/>
        <w:jc w:val="both"/>
        <w:rPr>
          <w:rFonts w:ascii="Times New Roman" w:hAnsi="Times New Roman"/>
          <w:color w:val="000000"/>
          <w:sz w:val="24"/>
          <w:szCs w:val="24"/>
          <w:lang w:eastAsia="zh-CN"/>
        </w:rPr>
      </w:pPr>
      <w:r w:rsidRPr="00CB0BBF">
        <w:rPr>
          <w:rFonts w:ascii="Times New Roman" w:hAnsi="Times New Roman"/>
          <w:color w:val="000000"/>
          <w:sz w:val="24"/>
          <w:szCs w:val="24"/>
          <w:lang w:eastAsia="zh-CN"/>
        </w:rPr>
        <w:t>报告草案发给委托方</w:t>
      </w:r>
      <w:r w:rsidRPr="00CB0BBF">
        <w:rPr>
          <w:rFonts w:ascii="Times New Roman" w:hAnsi="Times New Roman"/>
          <w:color w:val="000000"/>
          <w:sz w:val="24"/>
          <w:szCs w:val="24"/>
          <w:lang w:eastAsia="zh-CN"/>
        </w:rPr>
        <w:t>3</w:t>
      </w:r>
      <w:r w:rsidRPr="00CB0BBF">
        <w:rPr>
          <w:rFonts w:ascii="Times New Roman" w:hAnsi="Times New Roman"/>
          <w:color w:val="000000"/>
          <w:sz w:val="24"/>
          <w:szCs w:val="24"/>
          <w:lang w:eastAsia="zh-CN"/>
        </w:rPr>
        <w:t>个月后，如果没有任何修订意见，则可将该报告草案确定为最终报告，由专题负责人签字后发给委托方。</w:t>
      </w:r>
    </w:p>
    <w:p w14:paraId="4C533662" w14:textId="77777777" w:rsidR="00EA70DD" w:rsidRPr="00CB0BBF" w:rsidRDefault="00A42C0E">
      <w:pPr>
        <w:pStyle w:val="Bullet"/>
        <w:widowControl w:val="0"/>
        <w:numPr>
          <w:ilvl w:val="0"/>
          <w:numId w:val="8"/>
        </w:numPr>
        <w:tabs>
          <w:tab w:val="left" w:pos="432"/>
          <w:tab w:val="left" w:pos="840"/>
          <w:tab w:val="left" w:pos="2880"/>
        </w:tabs>
        <w:adjustRightInd w:val="0"/>
        <w:spacing w:beforeLines="100" w:before="312" w:line="360" w:lineRule="auto"/>
        <w:ind w:left="357" w:hanging="357"/>
        <w:outlineLvl w:val="0"/>
        <w:rPr>
          <w:b/>
          <w:sz w:val="28"/>
          <w:szCs w:val="28"/>
          <w:lang w:eastAsia="zh-CN"/>
        </w:rPr>
      </w:pPr>
      <w:bookmarkStart w:id="219" w:name="_Toc22626357"/>
      <w:bookmarkStart w:id="220" w:name="_Toc22627171"/>
      <w:bookmarkStart w:id="221" w:name="_Toc207615357"/>
      <w:r w:rsidRPr="00CB0BBF">
        <w:rPr>
          <w:b/>
          <w:sz w:val="28"/>
          <w:szCs w:val="28"/>
          <w:lang w:eastAsia="zh-CN"/>
        </w:rPr>
        <w:t>归档</w:t>
      </w:r>
      <w:bookmarkEnd w:id="219"/>
      <w:bookmarkEnd w:id="220"/>
      <w:bookmarkEnd w:id="221"/>
    </w:p>
    <w:p w14:paraId="2F5A3634" w14:textId="448E03D5" w:rsidR="00EA70DD" w:rsidRPr="00E63907" w:rsidRDefault="00A42C0E">
      <w:pPr>
        <w:pStyle w:val="Bullet"/>
        <w:widowControl w:val="0"/>
        <w:tabs>
          <w:tab w:val="clear" w:pos="720"/>
        </w:tabs>
        <w:adjustRightInd w:val="0"/>
        <w:spacing w:line="360" w:lineRule="auto"/>
        <w:ind w:left="0" w:firstLineChars="200" w:firstLine="480"/>
        <w:rPr>
          <w:szCs w:val="24"/>
          <w:lang w:eastAsia="zh-CN"/>
        </w:rPr>
      </w:pPr>
      <w:r w:rsidRPr="00CB0BBF">
        <w:rPr>
          <w:szCs w:val="24"/>
          <w:lang w:eastAsia="zh-CN"/>
        </w:rPr>
        <w:t>本机构产生的试验方案、试验方案变更（如果有）、原始记录、试验报告及标本</w:t>
      </w:r>
      <w:r w:rsidR="0095441E" w:rsidRPr="00CB0BBF">
        <w:rPr>
          <w:szCs w:val="24"/>
          <w:lang w:eastAsia="zh-CN"/>
        </w:rPr>
        <w:t>（如果有）</w:t>
      </w:r>
      <w:r w:rsidRPr="00CB0BBF">
        <w:rPr>
          <w:szCs w:val="24"/>
          <w:lang w:eastAsia="zh-CN"/>
        </w:rPr>
        <w:t>等资料保存于本试验机构档案室。</w:t>
      </w:r>
    </w:p>
    <w:p w14:paraId="32DE323F" w14:textId="77777777" w:rsidR="00EA70DD" w:rsidRPr="00E63907" w:rsidRDefault="00EA70DD">
      <w:pPr>
        <w:rPr>
          <w:rFonts w:ascii="Times New Roman" w:hAnsi="Times New Roman"/>
          <w:lang w:eastAsia="zh-CN"/>
        </w:rPr>
      </w:pPr>
    </w:p>
    <w:sectPr w:rsidR="00EA70DD" w:rsidRPr="00E63907">
      <w:headerReference w:type="first" r:id="rId15"/>
      <w:pgSz w:w="11906" w:h="16838"/>
      <w:pgMar w:top="1418" w:right="1134" w:bottom="1134" w:left="1701" w:header="1134" w:footer="90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D9C67" w14:textId="77777777" w:rsidR="00AF096D" w:rsidRDefault="00AF096D">
      <w:r>
        <w:separator/>
      </w:r>
    </w:p>
  </w:endnote>
  <w:endnote w:type="continuationSeparator" w:id="0">
    <w:p w14:paraId="2E03B5BC" w14:textId="77777777" w:rsidR="00AF096D" w:rsidRDefault="00AF0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DEC92" w14:textId="77777777" w:rsidR="00A01F6B" w:rsidRDefault="00A01F6B">
    <w:pPr>
      <w:pStyle w:val="af0"/>
      <w:pBdr>
        <w:top w:val="single" w:sz="4" w:space="1"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46590" w14:textId="77777777" w:rsidR="00A01F6B" w:rsidRDefault="00A01F6B">
    <w:pPr>
      <w:pStyle w:val="af0"/>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8421" w14:textId="77777777" w:rsidR="00AF096D" w:rsidRDefault="00AF096D">
      <w:r>
        <w:separator/>
      </w:r>
    </w:p>
  </w:footnote>
  <w:footnote w:type="continuationSeparator" w:id="0">
    <w:p w14:paraId="34282438" w14:textId="77777777" w:rsidR="00AF096D" w:rsidRDefault="00AF0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4BD8" w14:textId="7828F852" w:rsidR="00A01F6B" w:rsidRDefault="00A01F6B">
    <w:pPr>
      <w:pStyle w:val="af2"/>
      <w:pBdr>
        <w:bottom w:val="single" w:sz="6" w:space="0" w:color="auto"/>
      </w:pBdr>
      <w:jc w:val="left"/>
      <w:rPr>
        <w:rFonts w:ascii="Times New Roman" w:hAnsi="Times New Roman"/>
        <w:sz w:val="15"/>
        <w:szCs w:val="15"/>
        <w:lang w:eastAsia="zh-CN"/>
      </w:rPr>
    </w:pPr>
    <w:r>
      <w:rPr>
        <w:rFonts w:ascii="Times New Roman" w:hAnsi="宋体"/>
        <w:sz w:val="15"/>
        <w:szCs w:val="15"/>
        <w:lang w:eastAsia="zh-CN"/>
      </w:rPr>
      <w:t>益诺思</w:t>
    </w:r>
    <w:r>
      <w:rPr>
        <w:rFonts w:ascii="Times New Roman" w:hAnsi="宋体" w:hint="eastAsia"/>
        <w:sz w:val="15"/>
        <w:szCs w:val="15"/>
        <w:lang w:eastAsia="zh-CN"/>
      </w:rPr>
      <w:t>/</w:t>
    </w:r>
    <w:r>
      <w:rPr>
        <w:rFonts w:ascii="Times New Roman" w:hAnsi="宋体"/>
        <w:sz w:val="15"/>
        <w:szCs w:val="15"/>
        <w:lang w:eastAsia="zh-CN"/>
      </w:rPr>
      <w:t>InnoStar</w:t>
    </w:r>
    <w:r>
      <w:rPr>
        <w:rFonts w:ascii="Times New Roman" w:hAnsi="Times New Roman"/>
        <w:sz w:val="15"/>
        <w:szCs w:val="15"/>
        <w:lang w:eastAsia="zh-CN"/>
      </w:rPr>
      <w:ptab w:relativeTo="margin" w:alignment="right" w:leader="none"/>
    </w:r>
    <w:r>
      <w:rPr>
        <w:rFonts w:ascii="Times New Roman" w:hAnsi="宋体"/>
        <w:sz w:val="15"/>
        <w:szCs w:val="15"/>
        <w:lang w:eastAsia="zh-CN"/>
      </w:rPr>
      <w:t>试验方案</w:t>
    </w:r>
    <w:r>
      <w:rPr>
        <w:rFonts w:ascii="Times New Roman" w:hAnsi="宋体" w:hint="eastAsia"/>
        <w:sz w:val="15"/>
        <w:szCs w:val="15"/>
        <w:lang w:eastAsia="zh-CN"/>
      </w:rPr>
      <w:t>（</w:t>
    </w:r>
    <w:r>
      <w:rPr>
        <w:rFonts w:ascii="Times New Roman" w:hAnsi="宋体"/>
        <w:sz w:val="15"/>
        <w:szCs w:val="15"/>
        <w:lang w:eastAsia="zh-CN"/>
      </w:rPr>
      <w:t>NN25167HY01</w:t>
    </w:r>
    <w:r>
      <w:rPr>
        <w:rFonts w:ascii="Times New Roman" w:hAnsi="宋体" w:hint="eastAsia"/>
        <w:sz w:val="15"/>
        <w:szCs w:val="15"/>
        <w:lang w:eastAsia="zh-CN"/>
      </w:rPr>
      <w:t>）</w:t>
    </w:r>
    <w:r>
      <w:rPr>
        <w:rFonts w:ascii="Times New Roman" w:hAnsi="宋体"/>
        <w:sz w:val="15"/>
        <w:szCs w:val="15"/>
        <w:lang w:val="zh-CN" w:eastAsia="zh-CN"/>
      </w:rPr>
      <w:t>第</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PAGE </w:instrText>
    </w:r>
    <w:r>
      <w:rPr>
        <w:rFonts w:ascii="Times New Roman" w:hAnsi="Times New Roman"/>
        <w:sz w:val="15"/>
        <w:szCs w:val="15"/>
        <w:lang w:eastAsia="zh-CN"/>
      </w:rPr>
      <w:fldChar w:fldCharType="separate"/>
    </w:r>
    <w:r w:rsidR="007710FB">
      <w:rPr>
        <w:rFonts w:ascii="Times New Roman" w:hAnsi="Times New Roman"/>
        <w:noProof/>
        <w:sz w:val="15"/>
        <w:szCs w:val="15"/>
        <w:lang w:eastAsia="zh-CN"/>
      </w:rPr>
      <w:t>16</w:t>
    </w:r>
    <w:r>
      <w:rPr>
        <w:rFonts w:ascii="Times New Roman" w:hAnsi="Times New Roman"/>
        <w:sz w:val="15"/>
        <w:szCs w:val="15"/>
        <w:lang w:eastAsia="zh-CN"/>
      </w:rPr>
      <w:fldChar w:fldCharType="end"/>
    </w:r>
    <w:r>
      <w:rPr>
        <w:rFonts w:ascii="Times New Roman" w:hAnsi="Times New Roman"/>
        <w:sz w:val="15"/>
        <w:szCs w:val="15"/>
        <w:lang w:val="zh-CN" w:eastAsia="zh-CN"/>
      </w:rPr>
      <w:t>/</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NUMPAGES  </w:instrText>
    </w:r>
    <w:r>
      <w:rPr>
        <w:rFonts w:ascii="Times New Roman" w:hAnsi="Times New Roman"/>
        <w:sz w:val="15"/>
        <w:szCs w:val="15"/>
        <w:lang w:eastAsia="zh-CN"/>
      </w:rPr>
      <w:fldChar w:fldCharType="separate"/>
    </w:r>
    <w:r w:rsidR="007710FB">
      <w:rPr>
        <w:rFonts w:ascii="Times New Roman" w:hAnsi="Times New Roman"/>
        <w:noProof/>
        <w:sz w:val="15"/>
        <w:szCs w:val="15"/>
        <w:lang w:eastAsia="zh-CN"/>
      </w:rPr>
      <w:t>17</w:t>
    </w:r>
    <w:r>
      <w:rPr>
        <w:rFonts w:ascii="Times New Roman" w:hAnsi="Times New Roman"/>
        <w:sz w:val="15"/>
        <w:szCs w:val="15"/>
        <w:lang w:eastAsia="zh-CN"/>
      </w:rPr>
      <w:fldChar w:fldCharType="end"/>
    </w:r>
    <w:r>
      <w:rPr>
        <w:rFonts w:ascii="Times New Roman" w:hAnsi="宋体"/>
        <w:sz w:val="15"/>
        <w:szCs w:val="15"/>
        <w:lang w:eastAsia="zh-CN"/>
      </w:rPr>
      <w:t>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F561" w14:textId="77777777" w:rsidR="00A01F6B" w:rsidRDefault="00A01F6B">
    <w:pPr>
      <w:pStyle w:val="af2"/>
      <w:pBdr>
        <w:bottom w:val="none" w:sz="0" w:space="0" w:color="auto"/>
      </w:pBdr>
      <w:jc w:val="lef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33FD6" w14:textId="0C86DCF9" w:rsidR="00A01F6B" w:rsidRDefault="00A01F6B">
    <w:pPr>
      <w:pStyle w:val="af2"/>
      <w:pBdr>
        <w:bottom w:val="single" w:sz="4" w:space="1" w:color="auto"/>
      </w:pBdr>
      <w:jc w:val="left"/>
      <w:rPr>
        <w:lang w:eastAsia="zh-CN"/>
      </w:rPr>
    </w:pPr>
    <w:r>
      <w:rPr>
        <w:rFonts w:ascii="Times New Roman" w:hAnsi="宋体" w:hint="eastAsia"/>
        <w:sz w:val="15"/>
        <w:szCs w:val="15"/>
        <w:lang w:eastAsia="zh-CN"/>
      </w:rPr>
      <w:t>益诺思</w:t>
    </w:r>
    <w:r>
      <w:rPr>
        <w:rFonts w:ascii="Times New Roman" w:hAnsi="宋体" w:hint="eastAsia"/>
        <w:sz w:val="15"/>
        <w:szCs w:val="15"/>
        <w:lang w:eastAsia="zh-CN"/>
      </w:rPr>
      <w:t>/InnoStar</w:t>
    </w:r>
    <w:r>
      <w:rPr>
        <w:rFonts w:ascii="Times New Roman" w:hAnsi="宋体" w:hint="eastAsia"/>
        <w:sz w:val="15"/>
        <w:szCs w:val="15"/>
        <w:lang w:eastAsia="zh-CN"/>
      </w:rPr>
      <w:tab/>
    </w:r>
    <w:r>
      <w:rPr>
        <w:rFonts w:ascii="Times New Roman" w:hAnsi="宋体"/>
        <w:sz w:val="15"/>
        <w:szCs w:val="15"/>
        <w:lang w:eastAsia="zh-CN"/>
      </w:rPr>
      <w:ptab w:relativeTo="margin" w:alignment="right" w:leader="none"/>
    </w:r>
    <w:r>
      <w:rPr>
        <w:rFonts w:ascii="Times New Roman" w:hAnsi="宋体" w:hint="eastAsia"/>
        <w:sz w:val="15"/>
        <w:szCs w:val="15"/>
        <w:lang w:eastAsia="zh-CN"/>
      </w:rPr>
      <w:t>试验方案（</w:t>
    </w:r>
    <w:r>
      <w:rPr>
        <w:rFonts w:ascii="Times New Roman" w:hAnsi="宋体"/>
        <w:sz w:val="15"/>
        <w:szCs w:val="15"/>
        <w:lang w:eastAsia="zh-CN"/>
      </w:rPr>
      <w:t>NN25167HY01</w:t>
    </w:r>
    <w:r>
      <w:rPr>
        <w:rFonts w:ascii="Times New Roman" w:hAnsi="宋体" w:hint="eastAsia"/>
        <w:sz w:val="15"/>
        <w:szCs w:val="15"/>
        <w:lang w:eastAsia="zh-CN"/>
      </w:rPr>
      <w:t>）第</w:t>
    </w:r>
    <w:r>
      <w:rPr>
        <w:rFonts w:ascii="Times New Roman" w:hAnsi="宋体"/>
        <w:sz w:val="15"/>
        <w:szCs w:val="15"/>
        <w:lang w:eastAsia="zh-CN"/>
      </w:rPr>
      <w:t>2</w:t>
    </w:r>
    <w:r>
      <w:rPr>
        <w:rFonts w:ascii="Times New Roman" w:hAnsi="宋体" w:hint="eastAsia"/>
        <w:sz w:val="15"/>
        <w:szCs w:val="15"/>
        <w:lang w:eastAsia="zh-CN"/>
      </w:rPr>
      <w:t>/17</w:t>
    </w:r>
    <w:r>
      <w:rPr>
        <w:rFonts w:ascii="Times New Roman" w:hAnsi="宋体" w:hint="eastAsia"/>
        <w:sz w:val="15"/>
        <w:szCs w:val="15"/>
        <w:lang w:eastAsia="zh-CN"/>
      </w:rPr>
      <w:t>页</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8F63" w14:textId="2CCB699A" w:rsidR="00A01F6B" w:rsidRDefault="00A01F6B">
    <w:pPr>
      <w:pStyle w:val="af2"/>
      <w:pBdr>
        <w:bottom w:val="single" w:sz="4" w:space="1" w:color="auto"/>
      </w:pBdr>
      <w:jc w:val="left"/>
      <w:rPr>
        <w:lang w:eastAsia="zh-CN"/>
      </w:rPr>
    </w:pPr>
    <w:r>
      <w:rPr>
        <w:rFonts w:ascii="Times New Roman" w:hAnsi="宋体" w:hint="eastAsia"/>
        <w:sz w:val="15"/>
        <w:szCs w:val="15"/>
        <w:lang w:eastAsia="zh-CN"/>
      </w:rPr>
      <w:t>益诺思</w:t>
    </w:r>
    <w:r>
      <w:rPr>
        <w:rFonts w:ascii="Times New Roman" w:hAnsi="宋体" w:hint="eastAsia"/>
        <w:sz w:val="15"/>
        <w:szCs w:val="15"/>
        <w:lang w:eastAsia="zh-CN"/>
      </w:rPr>
      <w:t>/InnoStar</w:t>
    </w:r>
    <w:r>
      <w:rPr>
        <w:rFonts w:ascii="Times New Roman" w:hAnsi="宋体" w:hint="eastAsia"/>
        <w:sz w:val="15"/>
        <w:szCs w:val="15"/>
        <w:lang w:eastAsia="zh-CN"/>
      </w:rPr>
      <w:tab/>
    </w:r>
    <w:r>
      <w:rPr>
        <w:rFonts w:ascii="Times New Roman" w:hAnsi="宋体"/>
        <w:sz w:val="15"/>
        <w:szCs w:val="15"/>
        <w:lang w:eastAsia="zh-CN"/>
      </w:rPr>
      <w:ptab w:relativeTo="margin" w:alignment="right" w:leader="none"/>
    </w:r>
    <w:r>
      <w:rPr>
        <w:rFonts w:ascii="Times New Roman" w:hAnsi="宋体" w:hint="eastAsia"/>
        <w:sz w:val="15"/>
        <w:szCs w:val="15"/>
        <w:lang w:eastAsia="zh-CN"/>
      </w:rPr>
      <w:t>试验方案（</w:t>
    </w:r>
    <w:r>
      <w:rPr>
        <w:rFonts w:ascii="Times New Roman" w:hAnsi="宋体"/>
        <w:sz w:val="15"/>
        <w:szCs w:val="15"/>
        <w:lang w:eastAsia="zh-CN"/>
      </w:rPr>
      <w:t>NN25105HY01</w:t>
    </w:r>
    <w:r>
      <w:rPr>
        <w:rFonts w:ascii="Times New Roman" w:hAnsi="宋体" w:hint="eastAsia"/>
        <w:sz w:val="15"/>
        <w:szCs w:val="15"/>
        <w:lang w:eastAsia="zh-CN"/>
      </w:rPr>
      <w:t>）第</w:t>
    </w:r>
    <w:r>
      <w:rPr>
        <w:rFonts w:ascii="Times New Roman" w:hAnsi="宋体"/>
        <w:sz w:val="15"/>
        <w:szCs w:val="15"/>
        <w:lang w:eastAsia="zh-CN"/>
      </w:rPr>
      <w:t>5</w:t>
    </w:r>
    <w:r>
      <w:rPr>
        <w:rFonts w:ascii="Times New Roman" w:hAnsi="宋体" w:hint="eastAsia"/>
        <w:sz w:val="15"/>
        <w:szCs w:val="15"/>
        <w:lang w:eastAsia="zh-CN"/>
      </w:rPr>
      <w:t>/17</w:t>
    </w:r>
    <w:r>
      <w:rPr>
        <w:rFonts w:ascii="Times New Roman" w:hAnsi="宋体" w:hint="eastAsia"/>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F47B7"/>
    <w:multiLevelType w:val="multilevel"/>
    <w:tmpl w:val="1EBF47B7"/>
    <w:lvl w:ilvl="0">
      <w:start w:val="1"/>
      <w:numFmt w:val="upperRoman"/>
      <w:lvlText w:val="%1."/>
      <w:lvlJc w:val="left"/>
      <w:pPr>
        <w:tabs>
          <w:tab w:val="left" w:pos="720"/>
        </w:tabs>
        <w:ind w:left="720" w:hanging="720"/>
      </w:pPr>
      <w:rPr>
        <w:rFonts w:hint="default"/>
      </w:rPr>
    </w:lvl>
    <w:lvl w:ilvl="1">
      <w:start w:val="1"/>
      <w:numFmt w:val="decimal"/>
      <w:lvlText w:val="4.%2"/>
      <w:lvlJc w:val="left"/>
      <w:pPr>
        <w:tabs>
          <w:tab w:val="left" w:pos="900"/>
        </w:tabs>
        <w:ind w:left="900" w:hanging="480"/>
      </w:pPr>
      <w:rPr>
        <w:rFonts w:hint="default"/>
      </w:rPr>
    </w:lvl>
    <w:lvl w:ilvl="2">
      <w:start w:val="2"/>
      <w:numFmt w:val="decimal"/>
      <w:lvlText w:val="4.1.%3"/>
      <w:lvlJc w:val="left"/>
      <w:pPr>
        <w:tabs>
          <w:tab w:val="left" w:pos="1200"/>
        </w:tabs>
        <w:ind w:left="1200" w:hanging="360"/>
      </w:pPr>
      <w:rPr>
        <w:rFont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6373509"/>
    <w:multiLevelType w:val="multilevel"/>
    <w:tmpl w:val="26373509"/>
    <w:lvl w:ilvl="0">
      <w:start w:val="1"/>
      <w:numFmt w:val="decimal"/>
      <w:lvlText w:val="%1."/>
      <w:lvlJc w:val="left"/>
      <w:pPr>
        <w:tabs>
          <w:tab w:val="left" w:pos="360"/>
        </w:tabs>
        <w:ind w:left="360" w:hanging="360"/>
      </w:pPr>
      <w:rPr>
        <w:rFonts w:hint="default"/>
      </w:rPr>
    </w:lvl>
    <w:lvl w:ilvl="1">
      <w:start w:val="1"/>
      <w:numFmt w:val="decimal"/>
      <w:lvlText w:val="3.%2"/>
      <w:lvlJc w:val="left"/>
      <w:pPr>
        <w:tabs>
          <w:tab w:val="left" w:pos="420"/>
        </w:tabs>
        <w:ind w:left="420" w:hanging="420"/>
      </w:pPr>
      <w:rPr>
        <w:rFonts w:hint="eastAsia"/>
      </w:rPr>
    </w:lvl>
    <w:lvl w:ilvl="2">
      <w:start w:val="1"/>
      <w:numFmt w:val="decimal"/>
      <w:isLgl/>
      <w:lvlText w:val="4.2.%3"/>
      <w:lvlJc w:val="left"/>
      <w:pPr>
        <w:tabs>
          <w:tab w:val="left" w:pos="720"/>
        </w:tabs>
        <w:ind w:left="720" w:hanging="720"/>
      </w:pPr>
      <w:rPr>
        <w:rFonts w:hint="default"/>
      </w:rPr>
    </w:lvl>
    <w:lvl w:ilvl="3">
      <w:start w:val="1"/>
      <w:numFmt w:val="decimal"/>
      <w:isLgl/>
      <w:lvlText w:val="%1.%2.%3.%4"/>
      <w:lvlJc w:val="left"/>
      <w:pPr>
        <w:tabs>
          <w:tab w:val="left" w:pos="720"/>
        </w:tabs>
        <w:ind w:left="720" w:hanging="720"/>
      </w:pPr>
      <w:rPr>
        <w:rFont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2" w15:restartNumberingAfterBreak="0">
    <w:nsid w:val="2DAD7F9C"/>
    <w:multiLevelType w:val="multilevel"/>
    <w:tmpl w:val="2DAD7F9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3A0BE4"/>
    <w:multiLevelType w:val="multilevel"/>
    <w:tmpl w:val="586EE61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2.4.%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61623C8"/>
    <w:multiLevelType w:val="multilevel"/>
    <w:tmpl w:val="361623C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Char"/>
      <w:lvlText w:val="2.3.%3"/>
      <w:lvlJc w:val="left"/>
      <w:pPr>
        <w:ind w:left="720" w:hanging="720"/>
      </w:pPr>
      <w:rPr>
        <w:rFonts w:ascii="Times New Roman" w:hAnsi="Times New Roman" w:cs="Times New Roman"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D616B2A"/>
    <w:multiLevelType w:val="multilevel"/>
    <w:tmpl w:val="3D616B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3786AB6"/>
    <w:multiLevelType w:val="multilevel"/>
    <w:tmpl w:val="53786AB6"/>
    <w:lvl w:ilvl="0">
      <w:start w:val="1"/>
      <w:numFmt w:val="decimal"/>
      <w:lvlText w:val="%1."/>
      <w:lvlJc w:val="left"/>
      <w:pPr>
        <w:tabs>
          <w:tab w:val="left" w:pos="840"/>
        </w:tabs>
        <w:ind w:left="840" w:hanging="360"/>
      </w:pPr>
      <w:rPr>
        <w:rFonts w:hint="eastAsia"/>
        <w:b/>
        <w:i w:val="0"/>
      </w:rPr>
    </w:lvl>
    <w:lvl w:ilvl="1">
      <w:start w:val="1"/>
      <w:numFmt w:val="lowerLetter"/>
      <w:lvlText w:val="%2)"/>
      <w:lvlJc w:val="left"/>
      <w:pPr>
        <w:tabs>
          <w:tab w:val="left" w:pos="840"/>
        </w:tabs>
        <w:ind w:left="840" w:hanging="420"/>
      </w:pPr>
      <w:rPr>
        <w:rFonts w:hint="eastAsia"/>
      </w:rPr>
    </w:lvl>
    <w:lvl w:ilvl="2">
      <w:start w:val="1"/>
      <w:numFmt w:val="decimal"/>
      <w:lvlText w:val="4.1.%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7" w15:restartNumberingAfterBreak="0">
    <w:nsid w:val="632D02AC"/>
    <w:multiLevelType w:val="multilevel"/>
    <w:tmpl w:val="632D02AC"/>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517966"/>
    <w:multiLevelType w:val="multilevel"/>
    <w:tmpl w:val="6A5179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EDC3297"/>
    <w:multiLevelType w:val="multilevel"/>
    <w:tmpl w:val="6EDC3297"/>
    <w:lvl w:ilvl="0">
      <w:start w:val="1"/>
      <w:numFmt w:val="bullet"/>
      <w:lvlText w:val=""/>
      <w:lvlJc w:val="left"/>
      <w:pPr>
        <w:tabs>
          <w:tab w:val="left" w:pos="600"/>
        </w:tabs>
        <w:ind w:left="600" w:hanging="420"/>
      </w:pPr>
      <w:rPr>
        <w:rFonts w:ascii="Wingdings" w:hAnsi="Wingdings" w:hint="default"/>
      </w:rPr>
    </w:lvl>
    <w:lvl w:ilvl="1">
      <w:start w:val="1"/>
      <w:numFmt w:val="bullet"/>
      <w:lvlText w:val=""/>
      <w:lvlJc w:val="left"/>
      <w:pPr>
        <w:tabs>
          <w:tab w:val="left" w:pos="1020"/>
        </w:tabs>
        <w:ind w:left="1020" w:hanging="420"/>
      </w:pPr>
      <w:rPr>
        <w:rFonts w:ascii="Wingdings" w:hAnsi="Wingdings" w:hint="default"/>
      </w:rPr>
    </w:lvl>
    <w:lvl w:ilvl="2">
      <w:start w:val="1"/>
      <w:numFmt w:val="bullet"/>
      <w:lvlText w:val=""/>
      <w:lvlJc w:val="left"/>
      <w:pPr>
        <w:tabs>
          <w:tab w:val="left" w:pos="1440"/>
        </w:tabs>
        <w:ind w:left="1440" w:hanging="420"/>
      </w:pPr>
      <w:rPr>
        <w:rFonts w:ascii="Wingdings" w:hAnsi="Wingdings" w:hint="default"/>
      </w:rPr>
    </w:lvl>
    <w:lvl w:ilvl="3">
      <w:start w:val="1"/>
      <w:numFmt w:val="bullet"/>
      <w:lvlText w:val=""/>
      <w:lvlJc w:val="left"/>
      <w:pPr>
        <w:tabs>
          <w:tab w:val="left" w:pos="1860"/>
        </w:tabs>
        <w:ind w:left="1860" w:hanging="420"/>
      </w:pPr>
      <w:rPr>
        <w:rFonts w:ascii="Wingdings" w:hAnsi="Wingdings" w:hint="default"/>
      </w:rPr>
    </w:lvl>
    <w:lvl w:ilvl="4">
      <w:start w:val="1"/>
      <w:numFmt w:val="bullet"/>
      <w:lvlText w:val=""/>
      <w:lvlJc w:val="left"/>
      <w:pPr>
        <w:tabs>
          <w:tab w:val="left" w:pos="2280"/>
        </w:tabs>
        <w:ind w:left="2280" w:hanging="420"/>
      </w:pPr>
      <w:rPr>
        <w:rFonts w:ascii="Wingdings" w:hAnsi="Wingdings" w:hint="default"/>
      </w:rPr>
    </w:lvl>
    <w:lvl w:ilvl="5">
      <w:start w:val="1"/>
      <w:numFmt w:val="bullet"/>
      <w:lvlText w:val=""/>
      <w:lvlJc w:val="left"/>
      <w:pPr>
        <w:tabs>
          <w:tab w:val="left" w:pos="2700"/>
        </w:tabs>
        <w:ind w:left="2700" w:hanging="420"/>
      </w:pPr>
      <w:rPr>
        <w:rFonts w:ascii="Wingdings" w:hAnsi="Wingdings" w:hint="default"/>
      </w:rPr>
    </w:lvl>
    <w:lvl w:ilvl="6">
      <w:start w:val="1"/>
      <w:numFmt w:val="bullet"/>
      <w:lvlText w:val=""/>
      <w:lvlJc w:val="left"/>
      <w:pPr>
        <w:tabs>
          <w:tab w:val="left" w:pos="3120"/>
        </w:tabs>
        <w:ind w:left="3120" w:hanging="420"/>
      </w:pPr>
      <w:rPr>
        <w:rFonts w:ascii="Wingdings" w:hAnsi="Wingdings" w:hint="default"/>
      </w:rPr>
    </w:lvl>
    <w:lvl w:ilvl="7">
      <w:start w:val="1"/>
      <w:numFmt w:val="bullet"/>
      <w:lvlText w:val=""/>
      <w:lvlJc w:val="left"/>
      <w:pPr>
        <w:tabs>
          <w:tab w:val="left" w:pos="3540"/>
        </w:tabs>
        <w:ind w:left="3540" w:hanging="420"/>
      </w:pPr>
      <w:rPr>
        <w:rFonts w:ascii="Wingdings" w:hAnsi="Wingdings" w:hint="default"/>
      </w:rPr>
    </w:lvl>
    <w:lvl w:ilvl="8">
      <w:start w:val="1"/>
      <w:numFmt w:val="bullet"/>
      <w:lvlText w:val=""/>
      <w:lvlJc w:val="left"/>
      <w:pPr>
        <w:tabs>
          <w:tab w:val="left" w:pos="3960"/>
        </w:tabs>
        <w:ind w:left="3960" w:hanging="420"/>
      </w:pPr>
      <w:rPr>
        <w:rFonts w:ascii="Wingdings" w:hAnsi="Wingdings" w:hint="default"/>
      </w:rPr>
    </w:lvl>
  </w:abstractNum>
  <w:abstractNum w:abstractNumId="10" w15:restartNumberingAfterBreak="0">
    <w:nsid w:val="73CC2B88"/>
    <w:multiLevelType w:val="multilevel"/>
    <w:tmpl w:val="73CC2B88"/>
    <w:lvl w:ilvl="0">
      <w:start w:val="1"/>
      <w:numFmt w:val="decimal"/>
      <w:lvlText w:val="%1."/>
      <w:lvlJc w:val="left"/>
      <w:pPr>
        <w:ind w:left="660" w:hanging="660"/>
      </w:pPr>
      <w:rPr>
        <w:rFonts w:hint="default"/>
        <w:b/>
      </w:rPr>
    </w:lvl>
    <w:lvl w:ilvl="1">
      <w:start w:val="14"/>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7CF80F7E"/>
    <w:multiLevelType w:val="multilevel"/>
    <w:tmpl w:val="7CF80F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89005618">
    <w:abstractNumId w:val="4"/>
  </w:num>
  <w:num w:numId="2" w16cid:durableId="861625737">
    <w:abstractNumId w:val="11"/>
  </w:num>
  <w:num w:numId="3" w16cid:durableId="929197680">
    <w:abstractNumId w:val="9"/>
  </w:num>
  <w:num w:numId="4" w16cid:durableId="1602107885">
    <w:abstractNumId w:val="10"/>
  </w:num>
  <w:num w:numId="5" w16cid:durableId="477113627">
    <w:abstractNumId w:val="5"/>
  </w:num>
  <w:num w:numId="6" w16cid:durableId="927735715">
    <w:abstractNumId w:val="7"/>
  </w:num>
  <w:num w:numId="7" w16cid:durableId="594436557">
    <w:abstractNumId w:val="2"/>
  </w:num>
  <w:num w:numId="8" w16cid:durableId="1920367241">
    <w:abstractNumId w:val="8"/>
  </w:num>
  <w:num w:numId="9" w16cid:durableId="483745813">
    <w:abstractNumId w:val="0"/>
  </w:num>
  <w:num w:numId="10" w16cid:durableId="2135446484">
    <w:abstractNumId w:val="6"/>
  </w:num>
  <w:num w:numId="11" w16cid:durableId="1069764696">
    <w:abstractNumId w:val="1"/>
  </w:num>
  <w:num w:numId="12" w16cid:durableId="23470729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薇薇-2">
    <w15:presenceInfo w15:providerId="AD" w15:userId="S-1-5-21-1870792433-1484363389-3402889476-15588"/>
  </w15:person>
  <w15:person w15:author="施成楠">
    <w15:presenceInfo w15:providerId="AD" w15:userId="S-1-5-21-4238574004-4084563211-3570810206-72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937"/>
    <w:rsid w:val="000038FD"/>
    <w:rsid w:val="000110DF"/>
    <w:rsid w:val="0001394D"/>
    <w:rsid w:val="00015AFE"/>
    <w:rsid w:val="000161AF"/>
    <w:rsid w:val="00016F4A"/>
    <w:rsid w:val="0002351A"/>
    <w:rsid w:val="00025EEF"/>
    <w:rsid w:val="00026F37"/>
    <w:rsid w:val="00030149"/>
    <w:rsid w:val="000303D3"/>
    <w:rsid w:val="000311BF"/>
    <w:rsid w:val="000326E3"/>
    <w:rsid w:val="000350DB"/>
    <w:rsid w:val="00035D01"/>
    <w:rsid w:val="0003671D"/>
    <w:rsid w:val="0003689D"/>
    <w:rsid w:val="00045573"/>
    <w:rsid w:val="00046828"/>
    <w:rsid w:val="000473DF"/>
    <w:rsid w:val="00054796"/>
    <w:rsid w:val="00057CC0"/>
    <w:rsid w:val="00060F25"/>
    <w:rsid w:val="00062A11"/>
    <w:rsid w:val="0006305F"/>
    <w:rsid w:val="0006408B"/>
    <w:rsid w:val="000645F0"/>
    <w:rsid w:val="00064801"/>
    <w:rsid w:val="00065163"/>
    <w:rsid w:val="0007005F"/>
    <w:rsid w:val="000719DE"/>
    <w:rsid w:val="00076C49"/>
    <w:rsid w:val="00076F32"/>
    <w:rsid w:val="0008034A"/>
    <w:rsid w:val="00084778"/>
    <w:rsid w:val="000867AB"/>
    <w:rsid w:val="000873DC"/>
    <w:rsid w:val="00092A87"/>
    <w:rsid w:val="00092EDC"/>
    <w:rsid w:val="000A1517"/>
    <w:rsid w:val="000A2B37"/>
    <w:rsid w:val="000A4ACA"/>
    <w:rsid w:val="000A55DC"/>
    <w:rsid w:val="000B4A6F"/>
    <w:rsid w:val="000B4C67"/>
    <w:rsid w:val="000B6841"/>
    <w:rsid w:val="000B779F"/>
    <w:rsid w:val="000C027E"/>
    <w:rsid w:val="000C2091"/>
    <w:rsid w:val="000C6CB0"/>
    <w:rsid w:val="000C7C45"/>
    <w:rsid w:val="000C7DA4"/>
    <w:rsid w:val="000D236F"/>
    <w:rsid w:val="000D2856"/>
    <w:rsid w:val="000D2F9F"/>
    <w:rsid w:val="000D3561"/>
    <w:rsid w:val="000E1F19"/>
    <w:rsid w:val="000E69DC"/>
    <w:rsid w:val="000E7B51"/>
    <w:rsid w:val="000F1B15"/>
    <w:rsid w:val="000F1FE6"/>
    <w:rsid w:val="000F30E8"/>
    <w:rsid w:val="000F61E1"/>
    <w:rsid w:val="00100356"/>
    <w:rsid w:val="00103978"/>
    <w:rsid w:val="001100CA"/>
    <w:rsid w:val="00112882"/>
    <w:rsid w:val="0011319D"/>
    <w:rsid w:val="001135CF"/>
    <w:rsid w:val="00115272"/>
    <w:rsid w:val="0012731B"/>
    <w:rsid w:val="0013007B"/>
    <w:rsid w:val="001308BB"/>
    <w:rsid w:val="001324CA"/>
    <w:rsid w:val="001332E0"/>
    <w:rsid w:val="00133862"/>
    <w:rsid w:val="00137ACF"/>
    <w:rsid w:val="001404C1"/>
    <w:rsid w:val="001425F3"/>
    <w:rsid w:val="001428DD"/>
    <w:rsid w:val="00142DFB"/>
    <w:rsid w:val="001449AD"/>
    <w:rsid w:val="00147DAC"/>
    <w:rsid w:val="00151462"/>
    <w:rsid w:val="00153791"/>
    <w:rsid w:val="00156658"/>
    <w:rsid w:val="001602CA"/>
    <w:rsid w:val="001626D8"/>
    <w:rsid w:val="00163CB0"/>
    <w:rsid w:val="00164E6A"/>
    <w:rsid w:val="00170B50"/>
    <w:rsid w:val="00171407"/>
    <w:rsid w:val="001718B9"/>
    <w:rsid w:val="00173B11"/>
    <w:rsid w:val="00173D1F"/>
    <w:rsid w:val="001749B4"/>
    <w:rsid w:val="00174BBD"/>
    <w:rsid w:val="00174C47"/>
    <w:rsid w:val="00175967"/>
    <w:rsid w:val="00181505"/>
    <w:rsid w:val="001820CB"/>
    <w:rsid w:val="00182659"/>
    <w:rsid w:val="0018378F"/>
    <w:rsid w:val="00183D3A"/>
    <w:rsid w:val="00186B3E"/>
    <w:rsid w:val="00193333"/>
    <w:rsid w:val="001934D3"/>
    <w:rsid w:val="001A3327"/>
    <w:rsid w:val="001A372A"/>
    <w:rsid w:val="001B0049"/>
    <w:rsid w:val="001B2BDC"/>
    <w:rsid w:val="001B2CEC"/>
    <w:rsid w:val="001B7AA0"/>
    <w:rsid w:val="001C0B6F"/>
    <w:rsid w:val="001C37CC"/>
    <w:rsid w:val="001C6055"/>
    <w:rsid w:val="001C7A20"/>
    <w:rsid w:val="001D0F0F"/>
    <w:rsid w:val="001D2A4A"/>
    <w:rsid w:val="001D42AC"/>
    <w:rsid w:val="001D5C21"/>
    <w:rsid w:val="001D6173"/>
    <w:rsid w:val="001D6212"/>
    <w:rsid w:val="001E1380"/>
    <w:rsid w:val="001E4150"/>
    <w:rsid w:val="001E6C66"/>
    <w:rsid w:val="001F036C"/>
    <w:rsid w:val="001F0C3B"/>
    <w:rsid w:val="001F37BD"/>
    <w:rsid w:val="001F6B2B"/>
    <w:rsid w:val="0020153D"/>
    <w:rsid w:val="00203752"/>
    <w:rsid w:val="0020420F"/>
    <w:rsid w:val="002045AD"/>
    <w:rsid w:val="00206AB5"/>
    <w:rsid w:val="00210372"/>
    <w:rsid w:val="00217A6F"/>
    <w:rsid w:val="0022095E"/>
    <w:rsid w:val="00221C52"/>
    <w:rsid w:val="00230AA7"/>
    <w:rsid w:val="002312FD"/>
    <w:rsid w:val="00231F71"/>
    <w:rsid w:val="0023718F"/>
    <w:rsid w:val="00242D4E"/>
    <w:rsid w:val="00242DB1"/>
    <w:rsid w:val="0024682C"/>
    <w:rsid w:val="002579ED"/>
    <w:rsid w:val="0026056C"/>
    <w:rsid w:val="00262AB3"/>
    <w:rsid w:val="002643E6"/>
    <w:rsid w:val="00264A32"/>
    <w:rsid w:val="00264E0E"/>
    <w:rsid w:val="00266719"/>
    <w:rsid w:val="002705AD"/>
    <w:rsid w:val="00270D4E"/>
    <w:rsid w:val="0027378F"/>
    <w:rsid w:val="00274EE3"/>
    <w:rsid w:val="002764E0"/>
    <w:rsid w:val="0027695D"/>
    <w:rsid w:val="002831DA"/>
    <w:rsid w:val="002840A8"/>
    <w:rsid w:val="00285857"/>
    <w:rsid w:val="00285B9E"/>
    <w:rsid w:val="0028612E"/>
    <w:rsid w:val="002862E3"/>
    <w:rsid w:val="00295B58"/>
    <w:rsid w:val="00295EFD"/>
    <w:rsid w:val="002975E7"/>
    <w:rsid w:val="00297CE3"/>
    <w:rsid w:val="002B02FD"/>
    <w:rsid w:val="002B1E1A"/>
    <w:rsid w:val="002C41E6"/>
    <w:rsid w:val="002C450E"/>
    <w:rsid w:val="002C4A13"/>
    <w:rsid w:val="002C57CF"/>
    <w:rsid w:val="002C7124"/>
    <w:rsid w:val="002D394B"/>
    <w:rsid w:val="002D7CAE"/>
    <w:rsid w:val="002E4421"/>
    <w:rsid w:val="002E56D9"/>
    <w:rsid w:val="002F18C2"/>
    <w:rsid w:val="002F1F82"/>
    <w:rsid w:val="002F2108"/>
    <w:rsid w:val="002F2CE2"/>
    <w:rsid w:val="002F36CA"/>
    <w:rsid w:val="003019F0"/>
    <w:rsid w:val="00302183"/>
    <w:rsid w:val="00303982"/>
    <w:rsid w:val="00310FC8"/>
    <w:rsid w:val="00315B97"/>
    <w:rsid w:val="003205D9"/>
    <w:rsid w:val="00322018"/>
    <w:rsid w:val="00323E16"/>
    <w:rsid w:val="00325531"/>
    <w:rsid w:val="00325DE1"/>
    <w:rsid w:val="00334135"/>
    <w:rsid w:val="00334315"/>
    <w:rsid w:val="00337D1F"/>
    <w:rsid w:val="00340E59"/>
    <w:rsid w:val="00340F31"/>
    <w:rsid w:val="00341AEA"/>
    <w:rsid w:val="00343704"/>
    <w:rsid w:val="00350669"/>
    <w:rsid w:val="003564E5"/>
    <w:rsid w:val="00357DE9"/>
    <w:rsid w:val="00365461"/>
    <w:rsid w:val="003703CA"/>
    <w:rsid w:val="00370411"/>
    <w:rsid w:val="003707EE"/>
    <w:rsid w:val="003720EE"/>
    <w:rsid w:val="003724AB"/>
    <w:rsid w:val="0037474F"/>
    <w:rsid w:val="003776B3"/>
    <w:rsid w:val="00377D37"/>
    <w:rsid w:val="0038155B"/>
    <w:rsid w:val="00383F41"/>
    <w:rsid w:val="00385170"/>
    <w:rsid w:val="00386BE3"/>
    <w:rsid w:val="00387561"/>
    <w:rsid w:val="00390493"/>
    <w:rsid w:val="00391D6A"/>
    <w:rsid w:val="00393CF3"/>
    <w:rsid w:val="00395B5E"/>
    <w:rsid w:val="00395FAB"/>
    <w:rsid w:val="00396232"/>
    <w:rsid w:val="00397CBA"/>
    <w:rsid w:val="003A0D34"/>
    <w:rsid w:val="003A1259"/>
    <w:rsid w:val="003A1316"/>
    <w:rsid w:val="003A1470"/>
    <w:rsid w:val="003B008C"/>
    <w:rsid w:val="003B08E4"/>
    <w:rsid w:val="003C028B"/>
    <w:rsid w:val="003C32FE"/>
    <w:rsid w:val="003D2518"/>
    <w:rsid w:val="003D5A13"/>
    <w:rsid w:val="003D5D64"/>
    <w:rsid w:val="003D6C01"/>
    <w:rsid w:val="003E50AF"/>
    <w:rsid w:val="003E58F7"/>
    <w:rsid w:val="003E655A"/>
    <w:rsid w:val="003F07F3"/>
    <w:rsid w:val="003F63B1"/>
    <w:rsid w:val="00403543"/>
    <w:rsid w:val="0040470D"/>
    <w:rsid w:val="00406851"/>
    <w:rsid w:val="0041144B"/>
    <w:rsid w:val="00414A91"/>
    <w:rsid w:val="00415D08"/>
    <w:rsid w:val="00420BD4"/>
    <w:rsid w:val="00422AD6"/>
    <w:rsid w:val="0042568F"/>
    <w:rsid w:val="00425878"/>
    <w:rsid w:val="00431881"/>
    <w:rsid w:val="00433CF6"/>
    <w:rsid w:val="00433E27"/>
    <w:rsid w:val="00434063"/>
    <w:rsid w:val="00435427"/>
    <w:rsid w:val="004412D7"/>
    <w:rsid w:val="0044131A"/>
    <w:rsid w:val="004517FA"/>
    <w:rsid w:val="004539EC"/>
    <w:rsid w:val="00455C7F"/>
    <w:rsid w:val="00462F3A"/>
    <w:rsid w:val="004632CA"/>
    <w:rsid w:val="00465B6E"/>
    <w:rsid w:val="00470A5F"/>
    <w:rsid w:val="00470D26"/>
    <w:rsid w:val="00474FA5"/>
    <w:rsid w:val="004838EA"/>
    <w:rsid w:val="00484C61"/>
    <w:rsid w:val="00485346"/>
    <w:rsid w:val="004928DA"/>
    <w:rsid w:val="00495EE5"/>
    <w:rsid w:val="004A0764"/>
    <w:rsid w:val="004A2AC1"/>
    <w:rsid w:val="004A37B8"/>
    <w:rsid w:val="004A43C9"/>
    <w:rsid w:val="004A5019"/>
    <w:rsid w:val="004A5065"/>
    <w:rsid w:val="004A56AD"/>
    <w:rsid w:val="004A5871"/>
    <w:rsid w:val="004A7C86"/>
    <w:rsid w:val="004B2F05"/>
    <w:rsid w:val="004B3A43"/>
    <w:rsid w:val="004B734E"/>
    <w:rsid w:val="004C25E9"/>
    <w:rsid w:val="004C3441"/>
    <w:rsid w:val="004D2BC8"/>
    <w:rsid w:val="004D4690"/>
    <w:rsid w:val="004D4BAD"/>
    <w:rsid w:val="004D7453"/>
    <w:rsid w:val="004E1AFF"/>
    <w:rsid w:val="004E27BE"/>
    <w:rsid w:val="004E6EC3"/>
    <w:rsid w:val="004E7CDF"/>
    <w:rsid w:val="004F1ECD"/>
    <w:rsid w:val="004F35F0"/>
    <w:rsid w:val="004F702A"/>
    <w:rsid w:val="004F7D77"/>
    <w:rsid w:val="0050137D"/>
    <w:rsid w:val="00504263"/>
    <w:rsid w:val="0050654E"/>
    <w:rsid w:val="00513801"/>
    <w:rsid w:val="00513908"/>
    <w:rsid w:val="0051584E"/>
    <w:rsid w:val="00523959"/>
    <w:rsid w:val="00527CBE"/>
    <w:rsid w:val="005339BA"/>
    <w:rsid w:val="00533FC0"/>
    <w:rsid w:val="005340AD"/>
    <w:rsid w:val="0053521E"/>
    <w:rsid w:val="00536967"/>
    <w:rsid w:val="005412CF"/>
    <w:rsid w:val="005421D5"/>
    <w:rsid w:val="005511D2"/>
    <w:rsid w:val="00554D94"/>
    <w:rsid w:val="00555610"/>
    <w:rsid w:val="00557A0D"/>
    <w:rsid w:val="00562321"/>
    <w:rsid w:val="00562962"/>
    <w:rsid w:val="005634A6"/>
    <w:rsid w:val="00570ECB"/>
    <w:rsid w:val="0058011B"/>
    <w:rsid w:val="00582F24"/>
    <w:rsid w:val="00583AF9"/>
    <w:rsid w:val="0058403E"/>
    <w:rsid w:val="00584426"/>
    <w:rsid w:val="0058643F"/>
    <w:rsid w:val="005938B6"/>
    <w:rsid w:val="00595361"/>
    <w:rsid w:val="00595C0E"/>
    <w:rsid w:val="00597D89"/>
    <w:rsid w:val="005A22E3"/>
    <w:rsid w:val="005A3807"/>
    <w:rsid w:val="005A708D"/>
    <w:rsid w:val="005A7B0D"/>
    <w:rsid w:val="005B01B1"/>
    <w:rsid w:val="005B11F3"/>
    <w:rsid w:val="005B22AF"/>
    <w:rsid w:val="005B31EE"/>
    <w:rsid w:val="005B4E1D"/>
    <w:rsid w:val="005B616A"/>
    <w:rsid w:val="005B717B"/>
    <w:rsid w:val="005C2E1D"/>
    <w:rsid w:val="005C683D"/>
    <w:rsid w:val="005D56E5"/>
    <w:rsid w:val="005D7888"/>
    <w:rsid w:val="005E2B6B"/>
    <w:rsid w:val="005E4807"/>
    <w:rsid w:val="005E4F40"/>
    <w:rsid w:val="005E4FB6"/>
    <w:rsid w:val="005E687D"/>
    <w:rsid w:val="005E7671"/>
    <w:rsid w:val="005F0EB5"/>
    <w:rsid w:val="005F1759"/>
    <w:rsid w:val="005F3D41"/>
    <w:rsid w:val="005F7EF1"/>
    <w:rsid w:val="00601A33"/>
    <w:rsid w:val="006035F2"/>
    <w:rsid w:val="00604FC7"/>
    <w:rsid w:val="0060717E"/>
    <w:rsid w:val="006103EA"/>
    <w:rsid w:val="00612899"/>
    <w:rsid w:val="00613B1E"/>
    <w:rsid w:val="00613B97"/>
    <w:rsid w:val="00616A6F"/>
    <w:rsid w:val="00616E9C"/>
    <w:rsid w:val="00617100"/>
    <w:rsid w:val="00620201"/>
    <w:rsid w:val="0062083C"/>
    <w:rsid w:val="00620FBE"/>
    <w:rsid w:val="00623A94"/>
    <w:rsid w:val="00631ADB"/>
    <w:rsid w:val="006351B5"/>
    <w:rsid w:val="00637B6A"/>
    <w:rsid w:val="0064249B"/>
    <w:rsid w:val="00642CEB"/>
    <w:rsid w:val="00643FF1"/>
    <w:rsid w:val="00644DED"/>
    <w:rsid w:val="0064673A"/>
    <w:rsid w:val="006468CE"/>
    <w:rsid w:val="00661266"/>
    <w:rsid w:val="0066279D"/>
    <w:rsid w:val="00662947"/>
    <w:rsid w:val="00665AB9"/>
    <w:rsid w:val="0067051F"/>
    <w:rsid w:val="006708E4"/>
    <w:rsid w:val="006712EC"/>
    <w:rsid w:val="0067145B"/>
    <w:rsid w:val="006719F8"/>
    <w:rsid w:val="00673074"/>
    <w:rsid w:val="00680404"/>
    <w:rsid w:val="00684475"/>
    <w:rsid w:val="006855BC"/>
    <w:rsid w:val="0068629D"/>
    <w:rsid w:val="006907F7"/>
    <w:rsid w:val="006917E1"/>
    <w:rsid w:val="00695682"/>
    <w:rsid w:val="00696587"/>
    <w:rsid w:val="00696710"/>
    <w:rsid w:val="006A13DE"/>
    <w:rsid w:val="006A2199"/>
    <w:rsid w:val="006A2708"/>
    <w:rsid w:val="006A2A88"/>
    <w:rsid w:val="006A2ECF"/>
    <w:rsid w:val="006A669F"/>
    <w:rsid w:val="006B1C86"/>
    <w:rsid w:val="006B39A1"/>
    <w:rsid w:val="006B52CF"/>
    <w:rsid w:val="006C5877"/>
    <w:rsid w:val="006C5B2E"/>
    <w:rsid w:val="006D0427"/>
    <w:rsid w:val="006D1416"/>
    <w:rsid w:val="006D1A15"/>
    <w:rsid w:val="006D2A39"/>
    <w:rsid w:val="006D54D5"/>
    <w:rsid w:val="006E3F9B"/>
    <w:rsid w:val="006E410F"/>
    <w:rsid w:val="006E412F"/>
    <w:rsid w:val="006E418A"/>
    <w:rsid w:val="006E48D1"/>
    <w:rsid w:val="006E6D7F"/>
    <w:rsid w:val="006F07DD"/>
    <w:rsid w:val="006F0A1B"/>
    <w:rsid w:val="006F346A"/>
    <w:rsid w:val="006F40EA"/>
    <w:rsid w:val="006F5BF2"/>
    <w:rsid w:val="006F6BD6"/>
    <w:rsid w:val="006F6C5F"/>
    <w:rsid w:val="00700772"/>
    <w:rsid w:val="00701E7C"/>
    <w:rsid w:val="00706E78"/>
    <w:rsid w:val="007124BC"/>
    <w:rsid w:val="0071704F"/>
    <w:rsid w:val="00721151"/>
    <w:rsid w:val="00722826"/>
    <w:rsid w:val="00725400"/>
    <w:rsid w:val="00725A02"/>
    <w:rsid w:val="00726C24"/>
    <w:rsid w:val="007336CD"/>
    <w:rsid w:val="0073526B"/>
    <w:rsid w:val="007353A1"/>
    <w:rsid w:val="00741B22"/>
    <w:rsid w:val="00747DAB"/>
    <w:rsid w:val="0075020A"/>
    <w:rsid w:val="00750780"/>
    <w:rsid w:val="00754732"/>
    <w:rsid w:val="00754775"/>
    <w:rsid w:val="00756A0A"/>
    <w:rsid w:val="00756FA0"/>
    <w:rsid w:val="00765AB8"/>
    <w:rsid w:val="00765E4A"/>
    <w:rsid w:val="00767EA5"/>
    <w:rsid w:val="007710FB"/>
    <w:rsid w:val="00771260"/>
    <w:rsid w:val="007728AE"/>
    <w:rsid w:val="007754D0"/>
    <w:rsid w:val="0077630E"/>
    <w:rsid w:val="007810C3"/>
    <w:rsid w:val="00781FD9"/>
    <w:rsid w:val="00782F6B"/>
    <w:rsid w:val="0078560A"/>
    <w:rsid w:val="00791CE1"/>
    <w:rsid w:val="00795545"/>
    <w:rsid w:val="007967A1"/>
    <w:rsid w:val="007A6787"/>
    <w:rsid w:val="007A7694"/>
    <w:rsid w:val="007B3918"/>
    <w:rsid w:val="007B7F9B"/>
    <w:rsid w:val="007C1E27"/>
    <w:rsid w:val="007C26E6"/>
    <w:rsid w:val="007C379A"/>
    <w:rsid w:val="007D2C78"/>
    <w:rsid w:val="007D3A2A"/>
    <w:rsid w:val="007D3C21"/>
    <w:rsid w:val="007D3FD2"/>
    <w:rsid w:val="007D4965"/>
    <w:rsid w:val="007D4BA0"/>
    <w:rsid w:val="007D6635"/>
    <w:rsid w:val="007E15A6"/>
    <w:rsid w:val="007E3032"/>
    <w:rsid w:val="007E6ABE"/>
    <w:rsid w:val="007E6FD3"/>
    <w:rsid w:val="007E7E8F"/>
    <w:rsid w:val="007F0FEB"/>
    <w:rsid w:val="007F2739"/>
    <w:rsid w:val="007F604A"/>
    <w:rsid w:val="007F7875"/>
    <w:rsid w:val="007F7F38"/>
    <w:rsid w:val="00801B24"/>
    <w:rsid w:val="00802ABF"/>
    <w:rsid w:val="008032C9"/>
    <w:rsid w:val="00804BDF"/>
    <w:rsid w:val="00805212"/>
    <w:rsid w:val="00806216"/>
    <w:rsid w:val="00810D1C"/>
    <w:rsid w:val="00811CD1"/>
    <w:rsid w:val="00814371"/>
    <w:rsid w:val="00825DF6"/>
    <w:rsid w:val="008324ED"/>
    <w:rsid w:val="00835D64"/>
    <w:rsid w:val="00836CBB"/>
    <w:rsid w:val="0085396A"/>
    <w:rsid w:val="00855461"/>
    <w:rsid w:val="00860D9C"/>
    <w:rsid w:val="00861031"/>
    <w:rsid w:val="00863610"/>
    <w:rsid w:val="00870878"/>
    <w:rsid w:val="00872AA3"/>
    <w:rsid w:val="00872FDF"/>
    <w:rsid w:val="00875B01"/>
    <w:rsid w:val="00876FA3"/>
    <w:rsid w:val="00881FA0"/>
    <w:rsid w:val="00882BC0"/>
    <w:rsid w:val="008832FC"/>
    <w:rsid w:val="00883863"/>
    <w:rsid w:val="00884C49"/>
    <w:rsid w:val="00884D0F"/>
    <w:rsid w:val="008859BF"/>
    <w:rsid w:val="00885C8D"/>
    <w:rsid w:val="00886C8E"/>
    <w:rsid w:val="0089273C"/>
    <w:rsid w:val="00894B1C"/>
    <w:rsid w:val="008A182A"/>
    <w:rsid w:val="008A20AA"/>
    <w:rsid w:val="008A4B2C"/>
    <w:rsid w:val="008A6D5B"/>
    <w:rsid w:val="008B33C3"/>
    <w:rsid w:val="008B3D72"/>
    <w:rsid w:val="008B4D3E"/>
    <w:rsid w:val="008B6D16"/>
    <w:rsid w:val="008C02F1"/>
    <w:rsid w:val="008C0EEF"/>
    <w:rsid w:val="008C241D"/>
    <w:rsid w:val="008C247A"/>
    <w:rsid w:val="008C2C23"/>
    <w:rsid w:val="008C3A45"/>
    <w:rsid w:val="008C56B9"/>
    <w:rsid w:val="008C75F5"/>
    <w:rsid w:val="008D3C04"/>
    <w:rsid w:val="008D6915"/>
    <w:rsid w:val="008E0359"/>
    <w:rsid w:val="008E354F"/>
    <w:rsid w:val="008E4347"/>
    <w:rsid w:val="008E44CE"/>
    <w:rsid w:val="008E48A4"/>
    <w:rsid w:val="008E50E9"/>
    <w:rsid w:val="008E5239"/>
    <w:rsid w:val="008E57DC"/>
    <w:rsid w:val="008E6158"/>
    <w:rsid w:val="008F467D"/>
    <w:rsid w:val="008F517C"/>
    <w:rsid w:val="008F6496"/>
    <w:rsid w:val="008F7D19"/>
    <w:rsid w:val="009004F7"/>
    <w:rsid w:val="009106FA"/>
    <w:rsid w:val="009165C6"/>
    <w:rsid w:val="00916985"/>
    <w:rsid w:val="00921037"/>
    <w:rsid w:val="00930A4F"/>
    <w:rsid w:val="00931CA0"/>
    <w:rsid w:val="0093566D"/>
    <w:rsid w:val="009364CF"/>
    <w:rsid w:val="00936D6C"/>
    <w:rsid w:val="00937674"/>
    <w:rsid w:val="00940F13"/>
    <w:rsid w:val="0094110D"/>
    <w:rsid w:val="009425B3"/>
    <w:rsid w:val="00942828"/>
    <w:rsid w:val="00942EE8"/>
    <w:rsid w:val="0094314C"/>
    <w:rsid w:val="00946866"/>
    <w:rsid w:val="00946E0B"/>
    <w:rsid w:val="00947208"/>
    <w:rsid w:val="00947AD0"/>
    <w:rsid w:val="00947EA6"/>
    <w:rsid w:val="009540AA"/>
    <w:rsid w:val="0095441E"/>
    <w:rsid w:val="00955C89"/>
    <w:rsid w:val="009609F9"/>
    <w:rsid w:val="00963E61"/>
    <w:rsid w:val="009669EB"/>
    <w:rsid w:val="009715AC"/>
    <w:rsid w:val="0097289E"/>
    <w:rsid w:val="00974DED"/>
    <w:rsid w:val="0097551C"/>
    <w:rsid w:val="00976728"/>
    <w:rsid w:val="0097743A"/>
    <w:rsid w:val="009777B8"/>
    <w:rsid w:val="00977BEB"/>
    <w:rsid w:val="00981C84"/>
    <w:rsid w:val="00982595"/>
    <w:rsid w:val="00983056"/>
    <w:rsid w:val="0098375E"/>
    <w:rsid w:val="009855A5"/>
    <w:rsid w:val="0099020D"/>
    <w:rsid w:val="00990544"/>
    <w:rsid w:val="0099075E"/>
    <w:rsid w:val="00994B4E"/>
    <w:rsid w:val="00995134"/>
    <w:rsid w:val="00997904"/>
    <w:rsid w:val="009A1113"/>
    <w:rsid w:val="009A3D4E"/>
    <w:rsid w:val="009B140F"/>
    <w:rsid w:val="009B1462"/>
    <w:rsid w:val="009B2619"/>
    <w:rsid w:val="009B2656"/>
    <w:rsid w:val="009C0804"/>
    <w:rsid w:val="009C24DA"/>
    <w:rsid w:val="009C4DE5"/>
    <w:rsid w:val="009D1200"/>
    <w:rsid w:val="009D4499"/>
    <w:rsid w:val="009D57CC"/>
    <w:rsid w:val="009D676C"/>
    <w:rsid w:val="009E2016"/>
    <w:rsid w:val="009E4A68"/>
    <w:rsid w:val="009E5EFF"/>
    <w:rsid w:val="009F06BA"/>
    <w:rsid w:val="009F5584"/>
    <w:rsid w:val="009F6207"/>
    <w:rsid w:val="00A00A9A"/>
    <w:rsid w:val="00A017B5"/>
    <w:rsid w:val="00A01F6B"/>
    <w:rsid w:val="00A03099"/>
    <w:rsid w:val="00A03DF4"/>
    <w:rsid w:val="00A042DF"/>
    <w:rsid w:val="00A04FC7"/>
    <w:rsid w:val="00A160A9"/>
    <w:rsid w:val="00A21E14"/>
    <w:rsid w:val="00A23152"/>
    <w:rsid w:val="00A2342B"/>
    <w:rsid w:val="00A25588"/>
    <w:rsid w:val="00A27487"/>
    <w:rsid w:val="00A27581"/>
    <w:rsid w:val="00A31382"/>
    <w:rsid w:val="00A320C9"/>
    <w:rsid w:val="00A361F5"/>
    <w:rsid w:val="00A4158C"/>
    <w:rsid w:val="00A42C0E"/>
    <w:rsid w:val="00A50026"/>
    <w:rsid w:val="00A526EB"/>
    <w:rsid w:val="00A52802"/>
    <w:rsid w:val="00A52DA3"/>
    <w:rsid w:val="00A54268"/>
    <w:rsid w:val="00A56625"/>
    <w:rsid w:val="00A5703C"/>
    <w:rsid w:val="00A62573"/>
    <w:rsid w:val="00A6273A"/>
    <w:rsid w:val="00A629E5"/>
    <w:rsid w:val="00A62E8D"/>
    <w:rsid w:val="00A6410A"/>
    <w:rsid w:val="00A658D9"/>
    <w:rsid w:val="00A74D78"/>
    <w:rsid w:val="00A767D4"/>
    <w:rsid w:val="00A76DDB"/>
    <w:rsid w:val="00A77649"/>
    <w:rsid w:val="00A80841"/>
    <w:rsid w:val="00A83FBB"/>
    <w:rsid w:val="00A86142"/>
    <w:rsid w:val="00A86FD6"/>
    <w:rsid w:val="00A874F1"/>
    <w:rsid w:val="00A93E44"/>
    <w:rsid w:val="00A94B0F"/>
    <w:rsid w:val="00A95442"/>
    <w:rsid w:val="00A95937"/>
    <w:rsid w:val="00A969DF"/>
    <w:rsid w:val="00A974F2"/>
    <w:rsid w:val="00AA5E8E"/>
    <w:rsid w:val="00AA67E8"/>
    <w:rsid w:val="00AA6A0C"/>
    <w:rsid w:val="00AB32EB"/>
    <w:rsid w:val="00AB3750"/>
    <w:rsid w:val="00AB6E99"/>
    <w:rsid w:val="00AC0452"/>
    <w:rsid w:val="00AC23A7"/>
    <w:rsid w:val="00AC471C"/>
    <w:rsid w:val="00AD0002"/>
    <w:rsid w:val="00AD480F"/>
    <w:rsid w:val="00AD52EC"/>
    <w:rsid w:val="00AD58FD"/>
    <w:rsid w:val="00AD6687"/>
    <w:rsid w:val="00AD689E"/>
    <w:rsid w:val="00AE0A78"/>
    <w:rsid w:val="00AF096D"/>
    <w:rsid w:val="00AF3F08"/>
    <w:rsid w:val="00AF7E5D"/>
    <w:rsid w:val="00B01259"/>
    <w:rsid w:val="00B0224A"/>
    <w:rsid w:val="00B049C9"/>
    <w:rsid w:val="00B161B6"/>
    <w:rsid w:val="00B1663B"/>
    <w:rsid w:val="00B17934"/>
    <w:rsid w:val="00B20CFD"/>
    <w:rsid w:val="00B22983"/>
    <w:rsid w:val="00B22B2A"/>
    <w:rsid w:val="00B245E2"/>
    <w:rsid w:val="00B25B75"/>
    <w:rsid w:val="00B41672"/>
    <w:rsid w:val="00B43B89"/>
    <w:rsid w:val="00B43D28"/>
    <w:rsid w:val="00B529F6"/>
    <w:rsid w:val="00B531C1"/>
    <w:rsid w:val="00B55AE0"/>
    <w:rsid w:val="00B60CEC"/>
    <w:rsid w:val="00B60EA0"/>
    <w:rsid w:val="00B6293D"/>
    <w:rsid w:val="00B62D6D"/>
    <w:rsid w:val="00B62F9A"/>
    <w:rsid w:val="00B6473B"/>
    <w:rsid w:val="00B665F9"/>
    <w:rsid w:val="00B67F0E"/>
    <w:rsid w:val="00B7333C"/>
    <w:rsid w:val="00B73B1D"/>
    <w:rsid w:val="00B75AF7"/>
    <w:rsid w:val="00B806AC"/>
    <w:rsid w:val="00B844CC"/>
    <w:rsid w:val="00B93CA6"/>
    <w:rsid w:val="00B966B8"/>
    <w:rsid w:val="00BA02D0"/>
    <w:rsid w:val="00BA187D"/>
    <w:rsid w:val="00BA41C1"/>
    <w:rsid w:val="00BA5F4B"/>
    <w:rsid w:val="00BA6C96"/>
    <w:rsid w:val="00BA7B68"/>
    <w:rsid w:val="00BB35E6"/>
    <w:rsid w:val="00BB7302"/>
    <w:rsid w:val="00BB7B0E"/>
    <w:rsid w:val="00BC45D6"/>
    <w:rsid w:val="00BC4D93"/>
    <w:rsid w:val="00BC6416"/>
    <w:rsid w:val="00BC6A9A"/>
    <w:rsid w:val="00BC7197"/>
    <w:rsid w:val="00BC7CD2"/>
    <w:rsid w:val="00BD1639"/>
    <w:rsid w:val="00BD28C5"/>
    <w:rsid w:val="00BD31E4"/>
    <w:rsid w:val="00BD45A1"/>
    <w:rsid w:val="00BD4D1C"/>
    <w:rsid w:val="00BD6342"/>
    <w:rsid w:val="00BD6F5E"/>
    <w:rsid w:val="00BD73C6"/>
    <w:rsid w:val="00BD7D1B"/>
    <w:rsid w:val="00BE0CDA"/>
    <w:rsid w:val="00BE21E7"/>
    <w:rsid w:val="00BE2BD3"/>
    <w:rsid w:val="00BE3C75"/>
    <w:rsid w:val="00BE4A63"/>
    <w:rsid w:val="00BE7EAB"/>
    <w:rsid w:val="00BF6E8D"/>
    <w:rsid w:val="00BF7D09"/>
    <w:rsid w:val="00BF7EEB"/>
    <w:rsid w:val="00C01706"/>
    <w:rsid w:val="00C0240C"/>
    <w:rsid w:val="00C03EA6"/>
    <w:rsid w:val="00C14CE3"/>
    <w:rsid w:val="00C168FE"/>
    <w:rsid w:val="00C17DED"/>
    <w:rsid w:val="00C20DF1"/>
    <w:rsid w:val="00C22E86"/>
    <w:rsid w:val="00C33E09"/>
    <w:rsid w:val="00C33F35"/>
    <w:rsid w:val="00C34140"/>
    <w:rsid w:val="00C4177B"/>
    <w:rsid w:val="00C44932"/>
    <w:rsid w:val="00C514C7"/>
    <w:rsid w:val="00C526D9"/>
    <w:rsid w:val="00C53F5D"/>
    <w:rsid w:val="00C603EA"/>
    <w:rsid w:val="00C61BD9"/>
    <w:rsid w:val="00C65BB7"/>
    <w:rsid w:val="00C66029"/>
    <w:rsid w:val="00C662EA"/>
    <w:rsid w:val="00C668D6"/>
    <w:rsid w:val="00C70FEC"/>
    <w:rsid w:val="00C73D84"/>
    <w:rsid w:val="00C74775"/>
    <w:rsid w:val="00C7629F"/>
    <w:rsid w:val="00C764F4"/>
    <w:rsid w:val="00C76724"/>
    <w:rsid w:val="00C77F72"/>
    <w:rsid w:val="00C803FD"/>
    <w:rsid w:val="00C82F85"/>
    <w:rsid w:val="00C8302A"/>
    <w:rsid w:val="00C83D1E"/>
    <w:rsid w:val="00C83D25"/>
    <w:rsid w:val="00C84466"/>
    <w:rsid w:val="00C86D0D"/>
    <w:rsid w:val="00C90858"/>
    <w:rsid w:val="00C93C4C"/>
    <w:rsid w:val="00C959CF"/>
    <w:rsid w:val="00C96288"/>
    <w:rsid w:val="00C979D4"/>
    <w:rsid w:val="00CA02DF"/>
    <w:rsid w:val="00CA1EB2"/>
    <w:rsid w:val="00CA54CB"/>
    <w:rsid w:val="00CB0B1D"/>
    <w:rsid w:val="00CB0BBF"/>
    <w:rsid w:val="00CB4FA6"/>
    <w:rsid w:val="00CC15AE"/>
    <w:rsid w:val="00CC2002"/>
    <w:rsid w:val="00CD0339"/>
    <w:rsid w:val="00CD0943"/>
    <w:rsid w:val="00CD3BD5"/>
    <w:rsid w:val="00CD6861"/>
    <w:rsid w:val="00CE2CBF"/>
    <w:rsid w:val="00CE6FF1"/>
    <w:rsid w:val="00CF443E"/>
    <w:rsid w:val="00D00CEC"/>
    <w:rsid w:val="00D0249F"/>
    <w:rsid w:val="00D04A0F"/>
    <w:rsid w:val="00D05C1D"/>
    <w:rsid w:val="00D0655E"/>
    <w:rsid w:val="00D105BA"/>
    <w:rsid w:val="00D16881"/>
    <w:rsid w:val="00D21EB1"/>
    <w:rsid w:val="00D22A45"/>
    <w:rsid w:val="00D2515B"/>
    <w:rsid w:val="00D271D1"/>
    <w:rsid w:val="00D27A28"/>
    <w:rsid w:val="00D30229"/>
    <w:rsid w:val="00D346DB"/>
    <w:rsid w:val="00D35B28"/>
    <w:rsid w:val="00D3628D"/>
    <w:rsid w:val="00D40193"/>
    <w:rsid w:val="00D4027C"/>
    <w:rsid w:val="00D420BB"/>
    <w:rsid w:val="00D46664"/>
    <w:rsid w:val="00D478EC"/>
    <w:rsid w:val="00D47EDC"/>
    <w:rsid w:val="00D50C23"/>
    <w:rsid w:val="00D543DE"/>
    <w:rsid w:val="00D574DB"/>
    <w:rsid w:val="00D6131F"/>
    <w:rsid w:val="00D6170E"/>
    <w:rsid w:val="00D6248F"/>
    <w:rsid w:val="00D62A75"/>
    <w:rsid w:val="00D63A59"/>
    <w:rsid w:val="00D645B1"/>
    <w:rsid w:val="00D6555A"/>
    <w:rsid w:val="00D67DDC"/>
    <w:rsid w:val="00D7254C"/>
    <w:rsid w:val="00D7477C"/>
    <w:rsid w:val="00D75857"/>
    <w:rsid w:val="00D7650D"/>
    <w:rsid w:val="00D82DA8"/>
    <w:rsid w:val="00D83C99"/>
    <w:rsid w:val="00D83F5D"/>
    <w:rsid w:val="00D84C41"/>
    <w:rsid w:val="00D85E24"/>
    <w:rsid w:val="00D871A2"/>
    <w:rsid w:val="00D91DBE"/>
    <w:rsid w:val="00D939B4"/>
    <w:rsid w:val="00D94971"/>
    <w:rsid w:val="00DA15B2"/>
    <w:rsid w:val="00DA3205"/>
    <w:rsid w:val="00DA437A"/>
    <w:rsid w:val="00DA5234"/>
    <w:rsid w:val="00DB302B"/>
    <w:rsid w:val="00DB6456"/>
    <w:rsid w:val="00DB751C"/>
    <w:rsid w:val="00DC0906"/>
    <w:rsid w:val="00DC52B0"/>
    <w:rsid w:val="00DC6A4E"/>
    <w:rsid w:val="00DC7C7B"/>
    <w:rsid w:val="00DD2159"/>
    <w:rsid w:val="00DD303C"/>
    <w:rsid w:val="00DE067D"/>
    <w:rsid w:val="00DE2646"/>
    <w:rsid w:val="00DE31FC"/>
    <w:rsid w:val="00DE643E"/>
    <w:rsid w:val="00DE743F"/>
    <w:rsid w:val="00DF1D49"/>
    <w:rsid w:val="00DF2A8F"/>
    <w:rsid w:val="00DF2CA1"/>
    <w:rsid w:val="00DF412E"/>
    <w:rsid w:val="00DF7699"/>
    <w:rsid w:val="00E008B2"/>
    <w:rsid w:val="00E0335B"/>
    <w:rsid w:val="00E04387"/>
    <w:rsid w:val="00E04D0C"/>
    <w:rsid w:val="00E06404"/>
    <w:rsid w:val="00E108ED"/>
    <w:rsid w:val="00E10CDA"/>
    <w:rsid w:val="00E116C7"/>
    <w:rsid w:val="00E11D82"/>
    <w:rsid w:val="00E15446"/>
    <w:rsid w:val="00E20FE2"/>
    <w:rsid w:val="00E21AB3"/>
    <w:rsid w:val="00E2251A"/>
    <w:rsid w:val="00E258C2"/>
    <w:rsid w:val="00E264DC"/>
    <w:rsid w:val="00E301E5"/>
    <w:rsid w:val="00E3224F"/>
    <w:rsid w:val="00E40871"/>
    <w:rsid w:val="00E4140E"/>
    <w:rsid w:val="00E42B2C"/>
    <w:rsid w:val="00E46500"/>
    <w:rsid w:val="00E47821"/>
    <w:rsid w:val="00E53BD6"/>
    <w:rsid w:val="00E55D7E"/>
    <w:rsid w:val="00E567CB"/>
    <w:rsid w:val="00E60D07"/>
    <w:rsid w:val="00E61061"/>
    <w:rsid w:val="00E625A2"/>
    <w:rsid w:val="00E62D0F"/>
    <w:rsid w:val="00E63907"/>
    <w:rsid w:val="00E63CC0"/>
    <w:rsid w:val="00E641CB"/>
    <w:rsid w:val="00E642B9"/>
    <w:rsid w:val="00E64878"/>
    <w:rsid w:val="00E67A6D"/>
    <w:rsid w:val="00E70942"/>
    <w:rsid w:val="00E731A0"/>
    <w:rsid w:val="00E74A7B"/>
    <w:rsid w:val="00E76CD6"/>
    <w:rsid w:val="00E81AF3"/>
    <w:rsid w:val="00E839F0"/>
    <w:rsid w:val="00E866F9"/>
    <w:rsid w:val="00E87E49"/>
    <w:rsid w:val="00E944C7"/>
    <w:rsid w:val="00E960F7"/>
    <w:rsid w:val="00EA5CC1"/>
    <w:rsid w:val="00EA614B"/>
    <w:rsid w:val="00EA6FDE"/>
    <w:rsid w:val="00EA70DD"/>
    <w:rsid w:val="00EA7E82"/>
    <w:rsid w:val="00EB0EF9"/>
    <w:rsid w:val="00EB286F"/>
    <w:rsid w:val="00EC3BC3"/>
    <w:rsid w:val="00EC56D4"/>
    <w:rsid w:val="00EC6CFB"/>
    <w:rsid w:val="00ED0358"/>
    <w:rsid w:val="00ED0B20"/>
    <w:rsid w:val="00ED142F"/>
    <w:rsid w:val="00ED2877"/>
    <w:rsid w:val="00ED3B99"/>
    <w:rsid w:val="00ED4B6E"/>
    <w:rsid w:val="00ED56D1"/>
    <w:rsid w:val="00ED6C57"/>
    <w:rsid w:val="00ED6D22"/>
    <w:rsid w:val="00EE2788"/>
    <w:rsid w:val="00EE2C70"/>
    <w:rsid w:val="00EE4E41"/>
    <w:rsid w:val="00EE53EB"/>
    <w:rsid w:val="00EE7297"/>
    <w:rsid w:val="00EE7CF9"/>
    <w:rsid w:val="00EF2E36"/>
    <w:rsid w:val="00EF5333"/>
    <w:rsid w:val="00F06CAD"/>
    <w:rsid w:val="00F101DA"/>
    <w:rsid w:val="00F11DEF"/>
    <w:rsid w:val="00F15CA4"/>
    <w:rsid w:val="00F15D7C"/>
    <w:rsid w:val="00F2278E"/>
    <w:rsid w:val="00F244F7"/>
    <w:rsid w:val="00F265CE"/>
    <w:rsid w:val="00F331F5"/>
    <w:rsid w:val="00F35304"/>
    <w:rsid w:val="00F42EED"/>
    <w:rsid w:val="00F45D72"/>
    <w:rsid w:val="00F46500"/>
    <w:rsid w:val="00F52115"/>
    <w:rsid w:val="00F52421"/>
    <w:rsid w:val="00F52830"/>
    <w:rsid w:val="00F53626"/>
    <w:rsid w:val="00F549E5"/>
    <w:rsid w:val="00F5639B"/>
    <w:rsid w:val="00F605DD"/>
    <w:rsid w:val="00F61DF8"/>
    <w:rsid w:val="00F62AA7"/>
    <w:rsid w:val="00F639B5"/>
    <w:rsid w:val="00F653D1"/>
    <w:rsid w:val="00F671D2"/>
    <w:rsid w:val="00F672C0"/>
    <w:rsid w:val="00F720B7"/>
    <w:rsid w:val="00F73BE8"/>
    <w:rsid w:val="00F772AE"/>
    <w:rsid w:val="00F835CC"/>
    <w:rsid w:val="00F83C40"/>
    <w:rsid w:val="00F873B3"/>
    <w:rsid w:val="00F92FB6"/>
    <w:rsid w:val="00F93C74"/>
    <w:rsid w:val="00F96A8B"/>
    <w:rsid w:val="00FA0654"/>
    <w:rsid w:val="00FA1444"/>
    <w:rsid w:val="00FA5C51"/>
    <w:rsid w:val="00FA605D"/>
    <w:rsid w:val="00FA636D"/>
    <w:rsid w:val="00FA6EF6"/>
    <w:rsid w:val="00FA7922"/>
    <w:rsid w:val="00FB266E"/>
    <w:rsid w:val="00FB2949"/>
    <w:rsid w:val="00FB5089"/>
    <w:rsid w:val="00FC0FE7"/>
    <w:rsid w:val="00FC1977"/>
    <w:rsid w:val="00FC55D4"/>
    <w:rsid w:val="00FD2532"/>
    <w:rsid w:val="00FD25A7"/>
    <w:rsid w:val="00FD25D2"/>
    <w:rsid w:val="00FD4AB8"/>
    <w:rsid w:val="00FD5BF9"/>
    <w:rsid w:val="00FE5586"/>
    <w:rsid w:val="00FE5F29"/>
    <w:rsid w:val="00FE5F69"/>
    <w:rsid w:val="00FF5D26"/>
    <w:rsid w:val="00FF7FDC"/>
    <w:rsid w:val="26192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38C200"/>
  <w15:docId w15:val="{76A1139E-8813-414D-B007-0B403D90B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qFormat="1"/>
    <w:lsdException w:name="header" w:uiPriority="0" w:unhideWhenUsed="1" w:qFormat="1"/>
    <w:lsdException w:name="footer" w:uiPriority="0"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宋体" w:hAnsi="Arial" w:cs="Times New Roman"/>
      <w:sz w:val="22"/>
      <w:lang w:eastAsia="en-US"/>
    </w:rPr>
  </w:style>
  <w:style w:type="paragraph" w:styleId="1">
    <w:name w:val="heading 1"/>
    <w:basedOn w:val="a"/>
    <w:next w:val="Bodytext1"/>
    <w:link w:val="10"/>
    <w:qFormat/>
    <w:pPr>
      <w:keepNext/>
      <w:spacing w:before="240" w:after="60"/>
      <w:outlineLvl w:val="0"/>
    </w:pPr>
    <w:rPr>
      <w:rFonts w:ascii="Times New Roman" w:hAnsi="Times New Roman"/>
      <w:b/>
      <w:caps/>
      <w:kern w:val="28"/>
      <w:sz w:val="24"/>
    </w:rPr>
  </w:style>
  <w:style w:type="paragraph" w:styleId="2">
    <w:name w:val="heading 2"/>
    <w:basedOn w:val="a"/>
    <w:next w:val="Bodytext1"/>
    <w:link w:val="20"/>
    <w:qFormat/>
    <w:pPr>
      <w:keepNext/>
      <w:spacing w:before="120" w:after="60"/>
      <w:outlineLvl w:val="1"/>
    </w:pPr>
    <w:rPr>
      <w:rFonts w:ascii="Times New Roman" w:hAnsi="Times New Roman"/>
      <w:b/>
      <w:sz w:val="24"/>
    </w:rPr>
  </w:style>
  <w:style w:type="paragraph" w:styleId="3">
    <w:name w:val="heading 3"/>
    <w:basedOn w:val="a"/>
    <w:next w:val="a"/>
    <w:link w:val="30"/>
    <w:qFormat/>
    <w:pPr>
      <w:keepNext/>
      <w:spacing w:before="120" w:after="60"/>
      <w:outlineLvl w:val="2"/>
    </w:pPr>
    <w:rPr>
      <w:rFonts w:ascii="Times New Roman" w:hAnsi="Times New Roman"/>
      <w:b/>
      <w:sz w:val="24"/>
    </w:rPr>
  </w:style>
  <w:style w:type="paragraph" w:styleId="4">
    <w:name w:val="heading 4"/>
    <w:basedOn w:val="a"/>
    <w:next w:val="Bodytext1"/>
    <w:link w:val="40"/>
    <w:qFormat/>
    <w:pPr>
      <w:keepNext/>
      <w:spacing w:before="120" w:after="60"/>
      <w:outlineLvl w:val="3"/>
    </w:pPr>
    <w:rPr>
      <w:rFonts w:ascii="Times New Roman" w:hAnsi="Times New Roman"/>
      <w:b/>
      <w:sz w:val="24"/>
    </w:rPr>
  </w:style>
  <w:style w:type="paragraph" w:styleId="5">
    <w:name w:val="heading 5"/>
    <w:basedOn w:val="a"/>
    <w:next w:val="Bodytext1"/>
    <w:link w:val="50"/>
    <w:qFormat/>
    <w:pPr>
      <w:keepNext/>
      <w:spacing w:before="240" w:after="60"/>
      <w:outlineLvl w:val="4"/>
    </w:pPr>
    <w:rPr>
      <w:rFonts w:ascii="Times New Roman" w:hAnsi="Times New Roman"/>
      <w:b/>
      <w:sz w:val="24"/>
    </w:rPr>
  </w:style>
  <w:style w:type="paragraph" w:styleId="6">
    <w:name w:val="heading 6"/>
    <w:basedOn w:val="a"/>
    <w:next w:val="a"/>
    <w:link w:val="60"/>
    <w:qFormat/>
    <w:pPr>
      <w:spacing w:before="240" w:after="60"/>
      <w:outlineLvl w:val="5"/>
    </w:pPr>
    <w:rPr>
      <w:rFonts w:ascii="Times New Roman" w:hAnsi="Times New Roman"/>
      <w:b/>
      <w:sz w:val="24"/>
    </w:rPr>
  </w:style>
  <w:style w:type="paragraph" w:styleId="7">
    <w:name w:val="heading 7"/>
    <w:basedOn w:val="a"/>
    <w:next w:val="a"/>
    <w:link w:val="70"/>
    <w:qFormat/>
    <w:pPr>
      <w:spacing w:before="240" w:after="60"/>
      <w:outlineLvl w:val="6"/>
    </w:pPr>
    <w:rPr>
      <w:rFonts w:ascii="Times New Roman" w:hAnsi="Times New Roman"/>
      <w:sz w:val="24"/>
    </w:rPr>
  </w:style>
  <w:style w:type="paragraph" w:styleId="8">
    <w:name w:val="heading 8"/>
    <w:basedOn w:val="a"/>
    <w:next w:val="a"/>
    <w:link w:val="80"/>
    <w:qFormat/>
    <w:pPr>
      <w:spacing w:before="240" w:after="60"/>
      <w:outlineLvl w:val="7"/>
    </w:pPr>
    <w:rPr>
      <w:rFonts w:ascii="Times New Roman" w:hAnsi="Times New Roman"/>
      <w:i/>
      <w:sz w:val="24"/>
    </w:rPr>
  </w:style>
  <w:style w:type="paragraph" w:styleId="9">
    <w:name w:val="heading 9"/>
    <w:basedOn w:val="a"/>
    <w:next w:val="a"/>
    <w:link w:val="90"/>
    <w:qFormat/>
    <w:pPr>
      <w:spacing w:before="240" w:after="60"/>
      <w:outlineLvl w:val="8"/>
    </w:pPr>
    <w:rPr>
      <w:rFonts w:ascii="Times New Roman" w:hAnsi="Times New Roman"/>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1">
    <w:name w:val="Body text 1"/>
    <w:basedOn w:val="a"/>
    <w:pPr>
      <w:spacing w:after="120"/>
    </w:pPr>
    <w:rPr>
      <w:rFonts w:ascii="Times New Roman" w:hAnsi="Times New Roman"/>
      <w:sz w:val="24"/>
    </w:rPr>
  </w:style>
  <w:style w:type="paragraph" w:styleId="a3">
    <w:name w:val="caption"/>
    <w:basedOn w:val="a"/>
    <w:next w:val="a"/>
    <w:qFormat/>
    <w:rPr>
      <w:rFonts w:ascii="Times New Roman" w:eastAsia="MS Mincho" w:hAnsi="Times New Roman"/>
      <w:i/>
      <w:sz w:val="24"/>
    </w:rPr>
  </w:style>
  <w:style w:type="paragraph" w:styleId="a4">
    <w:name w:val="Document Map"/>
    <w:basedOn w:val="a"/>
    <w:link w:val="a5"/>
    <w:qFormat/>
    <w:rPr>
      <w:rFonts w:ascii="宋体"/>
      <w:sz w:val="18"/>
      <w:szCs w:val="18"/>
    </w:rPr>
  </w:style>
  <w:style w:type="paragraph" w:styleId="a6">
    <w:name w:val="annotation text"/>
    <w:basedOn w:val="a"/>
    <w:link w:val="a7"/>
    <w:uiPriority w:val="99"/>
    <w:qFormat/>
  </w:style>
  <w:style w:type="paragraph" w:styleId="a8">
    <w:name w:val="Body Text"/>
    <w:basedOn w:val="a"/>
    <w:link w:val="a9"/>
    <w:qFormat/>
    <w:pPr>
      <w:spacing w:after="120"/>
    </w:pPr>
  </w:style>
  <w:style w:type="paragraph" w:styleId="aa">
    <w:name w:val="Body Text Indent"/>
    <w:basedOn w:val="a"/>
    <w:link w:val="ab"/>
    <w:qFormat/>
    <w:pPr>
      <w:ind w:left="2160" w:hangingChars="900" w:hanging="2160"/>
      <w:jc w:val="both"/>
    </w:pPr>
    <w:rPr>
      <w:rFonts w:ascii="Times New Roman" w:hAnsi="Times New Roman"/>
      <w:sz w:val="24"/>
      <w:szCs w:val="24"/>
    </w:rPr>
  </w:style>
  <w:style w:type="paragraph" w:styleId="TOC3">
    <w:name w:val="toc 3"/>
    <w:basedOn w:val="a"/>
    <w:next w:val="a"/>
    <w:uiPriority w:val="39"/>
    <w:unhideWhenUsed/>
    <w:qFormat/>
    <w:pPr>
      <w:ind w:leftChars="400" w:left="840"/>
    </w:pPr>
    <w:rPr>
      <w:rFonts w:ascii="Times New Roman" w:hAnsi="Times New Roman"/>
      <w:sz w:val="21"/>
    </w:rPr>
  </w:style>
  <w:style w:type="paragraph" w:styleId="ac">
    <w:name w:val="Date"/>
    <w:basedOn w:val="a"/>
    <w:next w:val="a"/>
    <w:link w:val="ad"/>
    <w:qFormat/>
    <w:pPr>
      <w:ind w:leftChars="2500" w:left="100"/>
    </w:pPr>
  </w:style>
  <w:style w:type="paragraph" w:styleId="ae">
    <w:name w:val="Balloon Text"/>
    <w:basedOn w:val="a"/>
    <w:link w:val="af"/>
    <w:semiHidden/>
    <w:qFormat/>
    <w:rPr>
      <w:sz w:val="18"/>
      <w:szCs w:val="18"/>
    </w:rPr>
  </w:style>
  <w:style w:type="paragraph" w:styleId="af0">
    <w:name w:val="footer"/>
    <w:basedOn w:val="a"/>
    <w:link w:val="af1"/>
    <w:unhideWhenUsed/>
    <w:qFormat/>
    <w:pPr>
      <w:tabs>
        <w:tab w:val="center" w:pos="4153"/>
        <w:tab w:val="right" w:pos="8306"/>
      </w:tabs>
      <w:snapToGrid w:val="0"/>
    </w:pPr>
    <w:rPr>
      <w:sz w:val="18"/>
      <w:szCs w:val="18"/>
    </w:rPr>
  </w:style>
  <w:style w:type="paragraph" w:styleId="af2">
    <w:name w:val="header"/>
    <w:basedOn w:val="a"/>
    <w:link w:val="af3"/>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left" w:pos="420"/>
        <w:tab w:val="right" w:leader="dot" w:pos="9061"/>
      </w:tabs>
    </w:pPr>
    <w:rPr>
      <w:rFonts w:ascii="Times New Roman" w:hAnsi="Times New Roman"/>
      <w:sz w:val="21"/>
    </w:rPr>
  </w:style>
  <w:style w:type="paragraph" w:styleId="af4">
    <w:name w:val="footnote text"/>
    <w:basedOn w:val="a"/>
    <w:link w:val="af5"/>
    <w:semiHidden/>
    <w:qFormat/>
    <w:rPr>
      <w:rFonts w:ascii="Times New Roman" w:hAnsi="Times New Roman"/>
      <w:sz w:val="20"/>
    </w:rPr>
  </w:style>
  <w:style w:type="paragraph" w:styleId="TOC2">
    <w:name w:val="toc 2"/>
    <w:basedOn w:val="a"/>
    <w:next w:val="a"/>
    <w:uiPriority w:val="39"/>
    <w:unhideWhenUsed/>
    <w:qFormat/>
    <w:pPr>
      <w:ind w:leftChars="200" w:left="420"/>
    </w:pPr>
    <w:rPr>
      <w:rFonts w:ascii="Times New Roman" w:hAnsi="Times New Roman"/>
      <w:sz w:val="21"/>
    </w:rPr>
  </w:style>
  <w:style w:type="paragraph" w:styleId="21">
    <w:name w:val="Body Text 2"/>
    <w:basedOn w:val="a"/>
    <w:link w:val="22"/>
    <w:qFormat/>
    <w:pPr>
      <w:jc w:val="center"/>
    </w:pPr>
    <w:rPr>
      <w:rFonts w:ascii="TimesNewRoman" w:hAnsi="TimesNewRoman"/>
      <w:b/>
      <w:bCs/>
      <w:sz w:val="30"/>
      <w:szCs w:val="22"/>
      <w:lang w:eastAsia="zh-CN"/>
    </w:rPr>
  </w:style>
  <w:style w:type="paragraph" w:styleId="af6">
    <w:name w:val="annotation subject"/>
    <w:basedOn w:val="a6"/>
    <w:next w:val="a6"/>
    <w:link w:val="af7"/>
    <w:semiHidden/>
    <w:qFormat/>
    <w:rPr>
      <w:b/>
      <w:bCs/>
    </w:rPr>
  </w:style>
  <w:style w:type="table" w:styleId="af8">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qFormat/>
  </w:style>
  <w:style w:type="character" w:styleId="afa">
    <w:name w:val="Hyperlink"/>
    <w:basedOn w:val="a0"/>
    <w:uiPriority w:val="99"/>
    <w:qFormat/>
    <w:rPr>
      <w:color w:val="0000FF"/>
      <w:u w:val="single"/>
    </w:rPr>
  </w:style>
  <w:style w:type="character" w:styleId="afb">
    <w:name w:val="annotation reference"/>
    <w:basedOn w:val="a0"/>
    <w:uiPriority w:val="99"/>
    <w:semiHidden/>
    <w:qFormat/>
    <w:rPr>
      <w:sz w:val="21"/>
      <w:szCs w:val="21"/>
    </w:rPr>
  </w:style>
  <w:style w:type="character" w:styleId="afc">
    <w:name w:val="footnote reference"/>
    <w:basedOn w:val="a0"/>
    <w:semiHidden/>
    <w:qFormat/>
    <w:rPr>
      <w:vertAlign w:val="superscript"/>
    </w:rPr>
  </w:style>
  <w:style w:type="character" w:customStyle="1" w:styleId="10">
    <w:name w:val="标题 1 字符"/>
    <w:basedOn w:val="a0"/>
    <w:link w:val="1"/>
    <w:qFormat/>
    <w:rPr>
      <w:rFonts w:ascii="Times New Roman" w:eastAsia="宋体" w:hAnsi="Times New Roman" w:cs="Times New Roman"/>
      <w:b/>
      <w:caps/>
      <w:kern w:val="28"/>
      <w:sz w:val="24"/>
      <w:szCs w:val="20"/>
      <w:lang w:eastAsia="en-US"/>
    </w:rPr>
  </w:style>
  <w:style w:type="character" w:customStyle="1" w:styleId="20">
    <w:name w:val="标题 2 字符"/>
    <w:basedOn w:val="a0"/>
    <w:link w:val="2"/>
    <w:qFormat/>
    <w:rPr>
      <w:rFonts w:ascii="Times New Roman" w:eastAsia="宋体" w:hAnsi="Times New Roman" w:cs="Times New Roman"/>
      <w:b/>
      <w:kern w:val="0"/>
      <w:sz w:val="24"/>
      <w:szCs w:val="20"/>
      <w:lang w:eastAsia="en-US"/>
    </w:rPr>
  </w:style>
  <w:style w:type="character" w:customStyle="1" w:styleId="30">
    <w:name w:val="标题 3 字符"/>
    <w:basedOn w:val="a0"/>
    <w:link w:val="3"/>
    <w:qFormat/>
    <w:rPr>
      <w:rFonts w:ascii="Times New Roman" w:eastAsia="宋体" w:hAnsi="Times New Roman" w:cs="Times New Roman"/>
      <w:b/>
      <w:kern w:val="0"/>
      <w:sz w:val="24"/>
      <w:szCs w:val="20"/>
      <w:lang w:eastAsia="en-US"/>
    </w:rPr>
  </w:style>
  <w:style w:type="character" w:customStyle="1" w:styleId="40">
    <w:name w:val="标题 4 字符"/>
    <w:basedOn w:val="a0"/>
    <w:link w:val="4"/>
    <w:qFormat/>
    <w:rPr>
      <w:rFonts w:ascii="Times New Roman" w:eastAsia="宋体" w:hAnsi="Times New Roman" w:cs="Times New Roman"/>
      <w:b/>
      <w:kern w:val="0"/>
      <w:sz w:val="24"/>
      <w:szCs w:val="20"/>
      <w:lang w:eastAsia="en-US"/>
    </w:rPr>
  </w:style>
  <w:style w:type="character" w:customStyle="1" w:styleId="50">
    <w:name w:val="标题 5 字符"/>
    <w:basedOn w:val="a0"/>
    <w:link w:val="5"/>
    <w:qFormat/>
    <w:rPr>
      <w:rFonts w:ascii="Times New Roman" w:eastAsia="宋体" w:hAnsi="Times New Roman" w:cs="Times New Roman"/>
      <w:b/>
      <w:kern w:val="0"/>
      <w:sz w:val="24"/>
      <w:szCs w:val="20"/>
      <w:lang w:eastAsia="en-US"/>
    </w:rPr>
  </w:style>
  <w:style w:type="character" w:customStyle="1" w:styleId="60">
    <w:name w:val="标题 6 字符"/>
    <w:basedOn w:val="a0"/>
    <w:link w:val="6"/>
    <w:qFormat/>
    <w:rPr>
      <w:rFonts w:ascii="Times New Roman" w:eastAsia="宋体" w:hAnsi="Times New Roman" w:cs="Times New Roman"/>
      <w:b/>
      <w:kern w:val="0"/>
      <w:sz w:val="24"/>
      <w:szCs w:val="20"/>
      <w:lang w:eastAsia="en-US"/>
    </w:rPr>
  </w:style>
  <w:style w:type="character" w:customStyle="1" w:styleId="70">
    <w:name w:val="标题 7 字符"/>
    <w:basedOn w:val="a0"/>
    <w:link w:val="7"/>
    <w:qFormat/>
    <w:rPr>
      <w:rFonts w:ascii="Times New Roman" w:eastAsia="宋体" w:hAnsi="Times New Roman" w:cs="Times New Roman"/>
      <w:kern w:val="0"/>
      <w:sz w:val="24"/>
      <w:szCs w:val="20"/>
      <w:lang w:eastAsia="en-US"/>
    </w:rPr>
  </w:style>
  <w:style w:type="character" w:customStyle="1" w:styleId="80">
    <w:name w:val="标题 8 字符"/>
    <w:basedOn w:val="a0"/>
    <w:link w:val="8"/>
    <w:qFormat/>
    <w:rPr>
      <w:rFonts w:ascii="Times New Roman" w:eastAsia="宋体" w:hAnsi="Times New Roman" w:cs="Times New Roman"/>
      <w:i/>
      <w:kern w:val="0"/>
      <w:sz w:val="24"/>
      <w:szCs w:val="20"/>
      <w:lang w:eastAsia="en-US"/>
    </w:rPr>
  </w:style>
  <w:style w:type="character" w:customStyle="1" w:styleId="90">
    <w:name w:val="标题 9 字符"/>
    <w:basedOn w:val="a0"/>
    <w:link w:val="9"/>
    <w:qFormat/>
    <w:rPr>
      <w:rFonts w:ascii="Times New Roman" w:eastAsia="宋体" w:hAnsi="Times New Roman" w:cs="Times New Roman"/>
      <w:b/>
      <w:i/>
      <w:kern w:val="0"/>
      <w:sz w:val="18"/>
      <w:szCs w:val="20"/>
      <w:lang w:eastAsia="en-US"/>
    </w:rPr>
  </w:style>
  <w:style w:type="character" w:customStyle="1" w:styleId="a5">
    <w:name w:val="文档结构图 字符"/>
    <w:basedOn w:val="a0"/>
    <w:link w:val="a4"/>
    <w:qFormat/>
    <w:rPr>
      <w:rFonts w:ascii="宋体" w:eastAsia="宋体" w:hAnsi="Arial" w:cs="Times New Roman"/>
      <w:kern w:val="0"/>
      <w:sz w:val="18"/>
      <w:szCs w:val="18"/>
      <w:lang w:eastAsia="en-US"/>
    </w:rPr>
  </w:style>
  <w:style w:type="character" w:customStyle="1" w:styleId="a7">
    <w:name w:val="批注文字 字符"/>
    <w:basedOn w:val="a0"/>
    <w:link w:val="a6"/>
    <w:uiPriority w:val="99"/>
    <w:qFormat/>
    <w:rPr>
      <w:rFonts w:ascii="Arial" w:eastAsia="宋体" w:hAnsi="Arial" w:cs="Times New Roman"/>
      <w:kern w:val="0"/>
      <w:sz w:val="22"/>
      <w:szCs w:val="20"/>
      <w:lang w:eastAsia="en-US"/>
    </w:rPr>
  </w:style>
  <w:style w:type="character" w:customStyle="1" w:styleId="a9">
    <w:name w:val="正文文本 字符"/>
    <w:basedOn w:val="a0"/>
    <w:link w:val="a8"/>
    <w:qFormat/>
    <w:rPr>
      <w:rFonts w:ascii="Arial" w:eastAsia="宋体" w:hAnsi="Arial" w:cs="Times New Roman"/>
      <w:kern w:val="0"/>
      <w:sz w:val="22"/>
      <w:szCs w:val="20"/>
      <w:lang w:eastAsia="en-US"/>
    </w:rPr>
  </w:style>
  <w:style w:type="character" w:customStyle="1" w:styleId="ab">
    <w:name w:val="正文文本缩进 字符"/>
    <w:basedOn w:val="a0"/>
    <w:link w:val="aa"/>
    <w:qFormat/>
    <w:rPr>
      <w:rFonts w:ascii="Times New Roman" w:eastAsia="宋体" w:hAnsi="Times New Roman" w:cs="Times New Roman"/>
      <w:kern w:val="0"/>
      <w:sz w:val="24"/>
      <w:szCs w:val="24"/>
      <w:lang w:eastAsia="en-US"/>
    </w:rPr>
  </w:style>
  <w:style w:type="character" w:customStyle="1" w:styleId="ad">
    <w:name w:val="日期 字符"/>
    <w:basedOn w:val="a0"/>
    <w:link w:val="ac"/>
    <w:qFormat/>
    <w:rPr>
      <w:rFonts w:ascii="Arial" w:eastAsia="宋体" w:hAnsi="Arial" w:cs="Times New Roman"/>
      <w:kern w:val="0"/>
      <w:sz w:val="22"/>
      <w:szCs w:val="20"/>
      <w:lang w:eastAsia="en-US"/>
    </w:rPr>
  </w:style>
  <w:style w:type="character" w:customStyle="1" w:styleId="af">
    <w:name w:val="批注框文本 字符"/>
    <w:basedOn w:val="a0"/>
    <w:link w:val="ae"/>
    <w:semiHidden/>
    <w:qFormat/>
    <w:rPr>
      <w:rFonts w:ascii="Arial" w:eastAsia="宋体" w:hAnsi="Arial" w:cs="Times New Roman"/>
      <w:kern w:val="0"/>
      <w:sz w:val="18"/>
      <w:szCs w:val="18"/>
      <w:lang w:eastAsia="en-US"/>
    </w:rPr>
  </w:style>
  <w:style w:type="character" w:customStyle="1" w:styleId="af1">
    <w:name w:val="页脚 字符"/>
    <w:basedOn w:val="a0"/>
    <w:link w:val="af0"/>
    <w:qFormat/>
    <w:rPr>
      <w:rFonts w:ascii="Arial" w:eastAsia="宋体" w:hAnsi="Arial" w:cs="Times New Roman"/>
      <w:kern w:val="0"/>
      <w:sz w:val="18"/>
      <w:szCs w:val="18"/>
      <w:lang w:eastAsia="en-US"/>
    </w:rPr>
  </w:style>
  <w:style w:type="character" w:customStyle="1" w:styleId="af3">
    <w:name w:val="页眉 字符"/>
    <w:basedOn w:val="a0"/>
    <w:link w:val="af2"/>
    <w:qFormat/>
    <w:rPr>
      <w:rFonts w:ascii="Arial" w:eastAsia="宋体" w:hAnsi="Arial" w:cs="Times New Roman"/>
      <w:kern w:val="0"/>
      <w:sz w:val="18"/>
      <w:szCs w:val="18"/>
      <w:lang w:eastAsia="en-US"/>
    </w:rPr>
  </w:style>
  <w:style w:type="character" w:customStyle="1" w:styleId="af5">
    <w:name w:val="脚注文本 字符"/>
    <w:basedOn w:val="a0"/>
    <w:link w:val="af4"/>
    <w:semiHidden/>
    <w:qFormat/>
    <w:rPr>
      <w:rFonts w:ascii="Times New Roman" w:eastAsia="宋体" w:hAnsi="Times New Roman" w:cs="Times New Roman"/>
      <w:kern w:val="0"/>
      <w:sz w:val="20"/>
      <w:szCs w:val="20"/>
      <w:lang w:eastAsia="en-US"/>
    </w:rPr>
  </w:style>
  <w:style w:type="character" w:customStyle="1" w:styleId="22">
    <w:name w:val="正文文本 2 字符"/>
    <w:basedOn w:val="a0"/>
    <w:link w:val="21"/>
    <w:qFormat/>
    <w:rPr>
      <w:rFonts w:ascii="TimesNewRoman" w:eastAsia="宋体" w:hAnsi="TimesNewRoman" w:cs="Times New Roman"/>
      <w:b/>
      <w:bCs/>
      <w:kern w:val="0"/>
      <w:sz w:val="30"/>
    </w:rPr>
  </w:style>
  <w:style w:type="character" w:customStyle="1" w:styleId="af7">
    <w:name w:val="批注主题 字符"/>
    <w:basedOn w:val="a7"/>
    <w:link w:val="af6"/>
    <w:semiHidden/>
    <w:qFormat/>
    <w:rPr>
      <w:rFonts w:ascii="Arial" w:eastAsia="宋体" w:hAnsi="Arial" w:cs="Times New Roman"/>
      <w:b/>
      <w:bCs/>
      <w:kern w:val="0"/>
      <w:sz w:val="22"/>
      <w:szCs w:val="20"/>
      <w:lang w:eastAsia="en-US"/>
    </w:rPr>
  </w:style>
  <w:style w:type="paragraph" w:customStyle="1" w:styleId="Bullet">
    <w:name w:val="Bullet"/>
    <w:basedOn w:val="a8"/>
    <w:link w:val="BulletChar"/>
    <w:qFormat/>
    <w:pPr>
      <w:tabs>
        <w:tab w:val="left" w:pos="720"/>
      </w:tabs>
      <w:spacing w:after="0"/>
      <w:ind w:left="720" w:hanging="360"/>
      <w:jc w:val="both"/>
    </w:pPr>
    <w:rPr>
      <w:rFonts w:ascii="Times New Roman" w:hAnsi="Times New Roman"/>
      <w:sz w:val="24"/>
    </w:rPr>
  </w:style>
  <w:style w:type="paragraph" w:customStyle="1" w:styleId="ColumnHeading">
    <w:name w:val="Column Heading"/>
    <w:basedOn w:val="a"/>
    <w:qFormat/>
    <w:pPr>
      <w:spacing w:after="120"/>
    </w:pPr>
    <w:rPr>
      <w:rFonts w:ascii="Times New Roman" w:hAnsi="Times New Roman"/>
      <w:b/>
      <w:sz w:val="24"/>
    </w:rPr>
  </w:style>
  <w:style w:type="paragraph" w:customStyle="1" w:styleId="ColumnBody">
    <w:name w:val="Column Body"/>
    <w:basedOn w:val="a8"/>
    <w:qFormat/>
    <w:rPr>
      <w:rFonts w:ascii="Times New Roman" w:hAnsi="Times New Roman"/>
      <w:sz w:val="24"/>
    </w:rPr>
  </w:style>
  <w:style w:type="paragraph" w:customStyle="1" w:styleId="Notes">
    <w:name w:val="Notes"/>
    <w:basedOn w:val="a"/>
    <w:qFormat/>
    <w:rPr>
      <w:i/>
      <w:sz w:val="20"/>
    </w:rPr>
  </w:style>
  <w:style w:type="paragraph" w:customStyle="1" w:styleId="TableText">
    <w:name w:val="Table Text"/>
    <w:basedOn w:val="a"/>
    <w:qFormat/>
    <w:pPr>
      <w:spacing w:before="60"/>
      <w:jc w:val="center"/>
    </w:pPr>
    <w:rPr>
      <w:rFonts w:ascii="Times New Roman" w:hAnsi="Times New Roman"/>
      <w:sz w:val="24"/>
    </w:rPr>
  </w:style>
  <w:style w:type="paragraph" w:customStyle="1" w:styleId="TableText10">
    <w:name w:val="TableText 10"/>
    <w:qFormat/>
    <w:rPr>
      <w:rFonts w:ascii="Times New Roman" w:eastAsia="宋体" w:hAnsi="Times New Roman" w:cs="Times New Roman"/>
      <w:lang w:eastAsia="en-US"/>
    </w:rPr>
  </w:style>
  <w:style w:type="paragraph" w:customStyle="1" w:styleId="TableTextCenterSpace">
    <w:name w:val="TableText Center Space"/>
    <w:qFormat/>
    <w:pPr>
      <w:spacing w:before="60" w:after="60"/>
      <w:jc w:val="center"/>
    </w:pPr>
    <w:rPr>
      <w:rFonts w:ascii="Times New Roman" w:eastAsia="宋体" w:hAnsi="Times New Roman" w:cs="Times New Roman"/>
      <w:lang w:eastAsia="en-US"/>
    </w:rPr>
  </w:style>
  <w:style w:type="paragraph" w:customStyle="1" w:styleId="TableTextCentered">
    <w:name w:val="TableText Centered"/>
    <w:qFormat/>
    <w:pPr>
      <w:jc w:val="center"/>
    </w:pPr>
    <w:rPr>
      <w:rFonts w:ascii="Times New Roman" w:eastAsia="宋体" w:hAnsi="Times New Roman" w:cs="Times New Roman"/>
      <w:lang w:eastAsia="en-US"/>
    </w:rPr>
  </w:style>
  <w:style w:type="paragraph" w:customStyle="1" w:styleId="CharCharCharCharCharCharCharCharChar">
    <w:name w:val="Char Char Char Char Char Char Char Char Char"/>
    <w:basedOn w:val="a"/>
    <w:qFormat/>
    <w:pPr>
      <w:spacing w:after="160" w:line="240" w:lineRule="exact"/>
    </w:pPr>
    <w:rPr>
      <w:rFonts w:ascii="Verdana" w:eastAsia="仿宋_GB2312" w:hAnsi="Verdana"/>
      <w:sz w:val="24"/>
    </w:rPr>
  </w:style>
  <w:style w:type="paragraph" w:customStyle="1" w:styleId="CharCharCharCharCharChar">
    <w:name w:val="Char Char Char Char Char Char"/>
    <w:basedOn w:val="a"/>
    <w:qFormat/>
    <w:pPr>
      <w:spacing w:after="160" w:line="240" w:lineRule="exact"/>
    </w:pPr>
    <w:rPr>
      <w:rFonts w:ascii="Verdana" w:eastAsia="仿宋_GB2312" w:hAnsi="Verdana"/>
      <w:sz w:val="24"/>
    </w:rPr>
  </w:style>
  <w:style w:type="paragraph" w:customStyle="1" w:styleId="CharCharCharCharCharCharCharCharChar1">
    <w:name w:val="Char Char Char Char Char Char Char Char Char1"/>
    <w:basedOn w:val="a"/>
    <w:qFormat/>
    <w:pPr>
      <w:spacing w:after="160" w:line="240" w:lineRule="exact"/>
    </w:pPr>
    <w:rPr>
      <w:rFonts w:ascii="Verdana" w:eastAsia="仿宋_GB2312" w:hAnsi="Verdana"/>
      <w:sz w:val="24"/>
    </w:rPr>
  </w:style>
  <w:style w:type="paragraph" w:styleId="afd">
    <w:name w:val="List Paragraph"/>
    <w:basedOn w:val="a"/>
    <w:uiPriority w:val="34"/>
    <w:qFormat/>
    <w:pPr>
      <w:ind w:firstLineChars="200" w:firstLine="420"/>
    </w:pPr>
  </w:style>
  <w:style w:type="paragraph" w:customStyle="1" w:styleId="TOC10">
    <w:name w:val="TOC 标题1"/>
    <w:basedOn w:val="1"/>
    <w:next w:val="a"/>
    <w:uiPriority w:val="39"/>
    <w:unhideWhenUsed/>
    <w:qFormat/>
    <w:pPr>
      <w:keepLines/>
      <w:spacing w:after="0" w:line="259" w:lineRule="auto"/>
      <w:outlineLvl w:val="9"/>
    </w:pPr>
    <w:rPr>
      <w:rFonts w:asciiTheme="majorHAnsi" w:eastAsiaTheme="majorEastAsia" w:hAnsiTheme="majorHAnsi" w:cstheme="majorBidi"/>
      <w:b w:val="0"/>
      <w:caps w:val="0"/>
      <w:color w:val="2E74B5" w:themeColor="accent1" w:themeShade="BF"/>
      <w:kern w:val="0"/>
      <w:sz w:val="32"/>
      <w:szCs w:val="32"/>
      <w:lang w:eastAsia="zh-CN"/>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paragraph" w:customStyle="1" w:styleId="11">
    <w:name w:val="修订1"/>
    <w:hidden/>
    <w:uiPriority w:val="99"/>
    <w:semiHidden/>
    <w:qFormat/>
    <w:rPr>
      <w:rFonts w:ascii="Arial" w:eastAsia="宋体" w:hAnsi="Arial" w:cs="Times New Roman"/>
      <w:sz w:val="22"/>
      <w:lang w:eastAsia="en-US"/>
    </w:rPr>
  </w:style>
  <w:style w:type="paragraph" w:customStyle="1" w:styleId="23">
    <w:name w:val="修订2"/>
    <w:hidden/>
    <w:uiPriority w:val="99"/>
    <w:semiHidden/>
    <w:rPr>
      <w:rFonts w:ascii="Arial" w:eastAsia="宋体" w:hAnsi="Arial" w:cs="Times New Roman"/>
      <w:sz w:val="22"/>
      <w:lang w:eastAsia="en-US"/>
    </w:rPr>
  </w:style>
  <w:style w:type="character" w:customStyle="1" w:styleId="BulletChar">
    <w:name w:val="Bullet Char"/>
    <w:link w:val="Bullet"/>
    <w:qFormat/>
    <w:rPr>
      <w:rFonts w:ascii="Times New Roman" w:eastAsia="宋体" w:hAnsi="Times New Roman" w:cs="Times New Roman"/>
      <w:kern w:val="0"/>
      <w:sz w:val="24"/>
      <w:szCs w:val="20"/>
      <w:lang w:eastAsia="en-US"/>
    </w:rPr>
  </w:style>
  <w:style w:type="paragraph" w:customStyle="1" w:styleId="Char">
    <w:name w:val="Char"/>
    <w:basedOn w:val="a"/>
    <w:pPr>
      <w:numPr>
        <w:ilvl w:val="2"/>
        <w:numId w:val="1"/>
      </w:numPr>
    </w:pPr>
  </w:style>
  <w:style w:type="paragraph" w:styleId="afe">
    <w:name w:val="Revision"/>
    <w:hidden/>
    <w:uiPriority w:val="99"/>
    <w:semiHidden/>
    <w:rsid w:val="00D346DB"/>
    <w:rPr>
      <w:rFonts w:ascii="Arial" w:eastAsia="宋体" w:hAnsi="Arial" w:cs="Times New Roman"/>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388616BB-7AFB-4511-9430-4354D9AA27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17</Pages>
  <Words>1979</Words>
  <Characters>11283</Characters>
  <Application>Microsoft Office Word</Application>
  <DocSecurity>0</DocSecurity>
  <Lines>94</Lines>
  <Paragraphs>26</Paragraphs>
  <ScaleCrop>false</ScaleCrop>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康嘉慧</dc:creator>
  <cp:lastModifiedBy>李薇薇-2</cp:lastModifiedBy>
  <cp:revision>17</cp:revision>
  <cp:lastPrinted>2025-02-25T11:01:00Z</cp:lastPrinted>
  <dcterms:created xsi:type="dcterms:W3CDTF">2025-09-01T12:32:00Z</dcterms:created>
  <dcterms:modified xsi:type="dcterms:W3CDTF">2026-02-02T06:40:00Z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eyJoZGlkIjoiYjJhM2UyNTAwNzI1ZGVjMWUxOTQ0ZDg2OTcyYmJjN2MiLCJ1c2VySWQiOiIzNzcyMjcyOTMifQ==</vt:lpwstr>
  </property>
  <property fmtid="{D5CDD505-2E9C-101B-9397-08002B2CF9AE}" pid="3" name="KSOProductBuildVer">
    <vt:lpwstr>2052-12.1.0.20784</vt:lpwstr>
  </property>
  <property fmtid="{D5CDD505-2E9C-101B-9397-08002B2CF9AE}" pid="4" name="ICV">
    <vt:lpwstr>10AE7B4420424B2F841B524404B50AD5_12</vt:lpwstr>
  </property>
</Properties>
</file>